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41FB" w14:textId="77777777" w:rsidR="00EC4E28" w:rsidRPr="00977530" w:rsidRDefault="00EC4E28" w:rsidP="00EC4E28">
      <w:pPr>
        <w:jc w:val="center"/>
        <w:rPr>
          <w:rFonts w:ascii="Aptos" w:hAnsi="Aptos" w:cs="Times New Roman"/>
          <w:sz w:val="36"/>
          <w:szCs w:val="36"/>
        </w:rPr>
      </w:pPr>
    </w:p>
    <w:p w14:paraId="52CD0C87" w14:textId="77777777" w:rsidR="00EC4E28" w:rsidRPr="00977530" w:rsidRDefault="00EC4E28" w:rsidP="00EC4E28">
      <w:pPr>
        <w:jc w:val="center"/>
        <w:rPr>
          <w:rFonts w:ascii="Aptos" w:hAnsi="Aptos" w:cs="Times New Roman"/>
          <w:sz w:val="36"/>
          <w:szCs w:val="36"/>
        </w:rPr>
      </w:pPr>
    </w:p>
    <w:p w14:paraId="1F6688C9" w14:textId="77777777" w:rsidR="00EC4E28" w:rsidRPr="00977530" w:rsidRDefault="00EC4E28" w:rsidP="00EC4E28">
      <w:pPr>
        <w:jc w:val="center"/>
        <w:rPr>
          <w:rFonts w:ascii="Aptos" w:hAnsi="Aptos" w:cs="Times New Roman"/>
          <w:sz w:val="36"/>
          <w:szCs w:val="36"/>
        </w:rPr>
      </w:pPr>
    </w:p>
    <w:p w14:paraId="3B9A5685" w14:textId="77777777" w:rsidR="00EC4E28" w:rsidRPr="00977530" w:rsidRDefault="00EC4E28" w:rsidP="00EC4E28">
      <w:pPr>
        <w:jc w:val="center"/>
        <w:rPr>
          <w:rFonts w:ascii="Aptos" w:hAnsi="Aptos" w:cs="Times New Roman"/>
          <w:noProof/>
          <w:sz w:val="36"/>
          <w:szCs w:val="36"/>
        </w:rPr>
      </w:pPr>
      <w:r w:rsidRPr="00977530">
        <w:rPr>
          <w:rFonts w:ascii="Aptos" w:hAnsi="Aptos" w:cs="Times New Roman"/>
          <w:noProof/>
          <w:sz w:val="36"/>
          <w:szCs w:val="36"/>
        </w:rPr>
        <w:drawing>
          <wp:inline distT="0" distB="0" distL="0" distR="0" wp14:anchorId="3755A6CB" wp14:editId="6BEC9528">
            <wp:extent cx="3687829" cy="831273"/>
            <wp:effectExtent l="0" t="0" r="8255" b="6985"/>
            <wp:docPr id="2" name="Graphic 1">
              <a:extLst xmlns:a="http://schemas.openxmlformats.org/drawingml/2006/main">
                <a:ext uri="{FF2B5EF4-FFF2-40B4-BE49-F238E27FC236}">
                  <a16:creationId xmlns:a16="http://schemas.microsoft.com/office/drawing/2014/main" id="{B5F7150A-1CC4-A6B6-7FEA-1A4E860C2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5F7150A-1CC4-A6B6-7FEA-1A4E860C2209}"/>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17176" cy="837888"/>
                    </a:xfrm>
                    <a:prstGeom prst="rect">
                      <a:avLst/>
                    </a:prstGeom>
                  </pic:spPr>
                </pic:pic>
              </a:graphicData>
            </a:graphic>
          </wp:inline>
        </w:drawing>
      </w:r>
    </w:p>
    <w:p w14:paraId="10ECD939" w14:textId="77777777" w:rsidR="00EC4E28" w:rsidRPr="00977530" w:rsidRDefault="00EC4E28" w:rsidP="00EC4E28">
      <w:pPr>
        <w:rPr>
          <w:rFonts w:ascii="Aptos" w:hAnsi="Aptos" w:cs="Times New Roman"/>
          <w:sz w:val="36"/>
          <w:szCs w:val="36"/>
        </w:rPr>
      </w:pPr>
    </w:p>
    <w:tbl>
      <w:tblPr>
        <w:tblStyle w:val="TableGrid"/>
        <w:tblpPr w:leftFromText="180" w:rightFromText="180" w:vertAnchor="text" w:horzAnchor="margin" w:tblpXSpec="center" w:tblpY="534"/>
        <w:tblW w:w="0" w:type="auto"/>
        <w:tblLook w:val="04A0" w:firstRow="1" w:lastRow="0" w:firstColumn="1" w:lastColumn="0" w:noHBand="0" w:noVBand="1"/>
      </w:tblPr>
      <w:tblGrid>
        <w:gridCol w:w="4533"/>
        <w:gridCol w:w="4534"/>
      </w:tblGrid>
      <w:tr w:rsidR="00607A66" w14:paraId="16163B04" w14:textId="77777777" w:rsidTr="00607A66">
        <w:trPr>
          <w:trHeight w:val="416"/>
        </w:trPr>
        <w:tc>
          <w:tcPr>
            <w:tcW w:w="4533" w:type="dxa"/>
          </w:tcPr>
          <w:p w14:paraId="4B0EA737" w14:textId="77777777" w:rsidR="00607A66" w:rsidRPr="00607A66" w:rsidRDefault="00607A66" w:rsidP="00607A66">
            <w:pPr>
              <w:tabs>
                <w:tab w:val="left" w:pos="5320"/>
              </w:tabs>
              <w:jc w:val="center"/>
              <w:rPr>
                <w:rFonts w:ascii="Aptos" w:hAnsi="Aptos" w:cs="Times New Roman"/>
                <w:sz w:val="36"/>
                <w:szCs w:val="36"/>
              </w:rPr>
            </w:pPr>
            <w:r w:rsidRPr="00977530">
              <w:rPr>
                <w:rFonts w:ascii="Aptos" w:hAnsi="Aptos" w:cs="Times New Roman"/>
                <w:sz w:val="36"/>
                <w:szCs w:val="36"/>
              </w:rPr>
              <w:t>User Interface Design</w:t>
            </w:r>
          </w:p>
        </w:tc>
        <w:tc>
          <w:tcPr>
            <w:tcW w:w="4534" w:type="dxa"/>
          </w:tcPr>
          <w:p w14:paraId="2D1EEA7B" w14:textId="0C31D375" w:rsidR="00607A66" w:rsidRPr="00607A66" w:rsidRDefault="00607A66" w:rsidP="00607A66">
            <w:pPr>
              <w:tabs>
                <w:tab w:val="left" w:pos="5320"/>
              </w:tabs>
              <w:jc w:val="center"/>
              <w:rPr>
                <w:rFonts w:ascii="Aptos" w:hAnsi="Aptos" w:cs="Times New Roman"/>
                <w:sz w:val="36"/>
                <w:szCs w:val="36"/>
              </w:rPr>
            </w:pPr>
            <w:r w:rsidRPr="00977530">
              <w:rPr>
                <w:rFonts w:ascii="Aptos" w:hAnsi="Aptos" w:cs="Times New Roman"/>
                <w:sz w:val="36"/>
                <w:szCs w:val="36"/>
              </w:rPr>
              <w:t>23CSE113</w:t>
            </w:r>
          </w:p>
        </w:tc>
      </w:tr>
      <w:tr w:rsidR="00607A66" w14:paraId="2F645EB8" w14:textId="77777777" w:rsidTr="00607A66">
        <w:trPr>
          <w:trHeight w:val="438"/>
        </w:trPr>
        <w:tc>
          <w:tcPr>
            <w:tcW w:w="9067" w:type="dxa"/>
            <w:gridSpan w:val="2"/>
          </w:tcPr>
          <w:p w14:paraId="6DE2C31F" w14:textId="77777777" w:rsidR="00607A66" w:rsidRPr="00607A66" w:rsidRDefault="00607A66" w:rsidP="00607A66">
            <w:pPr>
              <w:tabs>
                <w:tab w:val="left" w:pos="5320"/>
              </w:tabs>
              <w:jc w:val="center"/>
              <w:rPr>
                <w:rFonts w:ascii="Aptos" w:hAnsi="Aptos" w:cs="Times New Roman"/>
                <w:sz w:val="36"/>
                <w:szCs w:val="36"/>
              </w:rPr>
            </w:pPr>
            <w:r w:rsidRPr="00977530">
              <w:rPr>
                <w:rFonts w:ascii="Aptos" w:hAnsi="Aptos" w:cs="Times New Roman"/>
                <w:sz w:val="36"/>
                <w:szCs w:val="36"/>
              </w:rPr>
              <w:t>LAB MANUAL</w:t>
            </w:r>
          </w:p>
        </w:tc>
      </w:tr>
    </w:tbl>
    <w:p w14:paraId="39BBF0B3" w14:textId="77777777" w:rsidR="00EC4E28" w:rsidRPr="00977530" w:rsidRDefault="00EC4E28" w:rsidP="00EC4E28">
      <w:pPr>
        <w:rPr>
          <w:rFonts w:ascii="Aptos" w:hAnsi="Aptos" w:cs="Times New Roman"/>
          <w:sz w:val="36"/>
          <w:szCs w:val="36"/>
        </w:rPr>
      </w:pPr>
    </w:p>
    <w:p w14:paraId="77F7A1C3" w14:textId="77777777" w:rsidR="00EC4E28" w:rsidRPr="00977530" w:rsidRDefault="00EC4E28" w:rsidP="00EC4E28">
      <w:pPr>
        <w:tabs>
          <w:tab w:val="left" w:pos="5320"/>
        </w:tabs>
        <w:jc w:val="center"/>
        <w:rPr>
          <w:rFonts w:ascii="Aptos" w:hAnsi="Aptos" w:cs="Times New Roman"/>
          <w:b/>
          <w:bCs/>
          <w:sz w:val="36"/>
          <w:szCs w:val="36"/>
        </w:rPr>
      </w:pPr>
    </w:p>
    <w:tbl>
      <w:tblPr>
        <w:tblStyle w:val="TableGrid"/>
        <w:tblpPr w:leftFromText="180" w:rightFromText="180" w:vertAnchor="text" w:horzAnchor="margin" w:tblpXSpec="center" w:tblpY="1518"/>
        <w:tblW w:w="9134" w:type="dxa"/>
        <w:tblLook w:val="04A0" w:firstRow="1" w:lastRow="0" w:firstColumn="1" w:lastColumn="0" w:noHBand="0" w:noVBand="1"/>
      </w:tblPr>
      <w:tblGrid>
        <w:gridCol w:w="4567"/>
        <w:gridCol w:w="4567"/>
      </w:tblGrid>
      <w:tr w:rsidR="00EC4E28" w:rsidRPr="00977530" w14:paraId="35B8885D" w14:textId="77777777" w:rsidTr="00305C80">
        <w:trPr>
          <w:trHeight w:val="608"/>
        </w:trPr>
        <w:tc>
          <w:tcPr>
            <w:tcW w:w="9134" w:type="dxa"/>
            <w:gridSpan w:val="2"/>
            <w:shd w:val="clear" w:color="auto" w:fill="F2F2F2" w:themeFill="background1" w:themeFillShade="F2"/>
          </w:tcPr>
          <w:p w14:paraId="14D11FAA" w14:textId="0442CF00" w:rsidR="00EC4E28" w:rsidRPr="00977530" w:rsidRDefault="00EC4E28" w:rsidP="00607A66">
            <w:pPr>
              <w:tabs>
                <w:tab w:val="left" w:pos="4046"/>
              </w:tabs>
              <w:spacing w:before="80"/>
              <w:rPr>
                <w:rFonts w:ascii="Aptos" w:hAnsi="Aptos" w:cs="Times New Roman"/>
                <w:sz w:val="36"/>
                <w:szCs w:val="36"/>
              </w:rPr>
            </w:pPr>
            <w:r w:rsidRPr="00977530">
              <w:rPr>
                <w:rFonts w:ascii="Aptos" w:hAnsi="Aptos" w:cs="Times New Roman"/>
                <w:sz w:val="36"/>
                <w:szCs w:val="36"/>
              </w:rPr>
              <w:t xml:space="preserve">Submitted </w:t>
            </w:r>
            <w:r w:rsidR="00A04920" w:rsidRPr="00977530">
              <w:rPr>
                <w:rFonts w:ascii="Aptos" w:hAnsi="Aptos" w:cs="Times New Roman"/>
                <w:sz w:val="36"/>
                <w:szCs w:val="36"/>
              </w:rPr>
              <w:t>to</w:t>
            </w:r>
          </w:p>
        </w:tc>
      </w:tr>
      <w:tr w:rsidR="00A04920" w:rsidRPr="00977530" w14:paraId="4368C595" w14:textId="77777777" w:rsidTr="00607A66">
        <w:trPr>
          <w:trHeight w:val="608"/>
        </w:trPr>
        <w:tc>
          <w:tcPr>
            <w:tcW w:w="4567" w:type="dxa"/>
          </w:tcPr>
          <w:p w14:paraId="1635D1AA" w14:textId="6D68AB47" w:rsidR="00A04920" w:rsidRPr="00977530" w:rsidRDefault="00A04920"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Name</w:t>
            </w:r>
          </w:p>
        </w:tc>
        <w:tc>
          <w:tcPr>
            <w:tcW w:w="4567" w:type="dxa"/>
          </w:tcPr>
          <w:p w14:paraId="3C708345" w14:textId="637FAE77" w:rsidR="00A04920" w:rsidRPr="00977530" w:rsidRDefault="00A04920" w:rsidP="00607A66">
            <w:pPr>
              <w:tabs>
                <w:tab w:val="left" w:pos="4046"/>
              </w:tabs>
              <w:spacing w:before="80"/>
              <w:jc w:val="center"/>
              <w:rPr>
                <w:rFonts w:ascii="Aptos" w:hAnsi="Aptos" w:cs="Times New Roman"/>
                <w:b/>
                <w:bCs/>
                <w:sz w:val="36"/>
                <w:szCs w:val="36"/>
              </w:rPr>
            </w:pPr>
            <w:r w:rsidRPr="00977530">
              <w:rPr>
                <w:rFonts w:ascii="Aptos" w:hAnsi="Aptos" w:cs="Times New Roman"/>
                <w:sz w:val="36"/>
                <w:szCs w:val="36"/>
              </w:rPr>
              <w:t>Dr. Rajkumar Batchu</w:t>
            </w:r>
          </w:p>
        </w:tc>
      </w:tr>
      <w:tr w:rsidR="00A04920" w:rsidRPr="00977530" w14:paraId="7D2D2612" w14:textId="77777777" w:rsidTr="00607A66">
        <w:trPr>
          <w:trHeight w:val="591"/>
        </w:trPr>
        <w:tc>
          <w:tcPr>
            <w:tcW w:w="4567" w:type="dxa"/>
          </w:tcPr>
          <w:p w14:paraId="37BA0D66" w14:textId="3454E5D2" w:rsidR="00A04920" w:rsidRPr="00977530" w:rsidRDefault="00A04920"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Department</w:t>
            </w:r>
          </w:p>
        </w:tc>
        <w:tc>
          <w:tcPr>
            <w:tcW w:w="4567" w:type="dxa"/>
          </w:tcPr>
          <w:p w14:paraId="2FD0ED52" w14:textId="380173EB" w:rsidR="00A04920" w:rsidRPr="00977530" w:rsidRDefault="00A04920" w:rsidP="00607A66">
            <w:pPr>
              <w:tabs>
                <w:tab w:val="left" w:pos="4046"/>
              </w:tabs>
              <w:spacing w:before="80"/>
              <w:jc w:val="center"/>
              <w:rPr>
                <w:rFonts w:ascii="Aptos" w:hAnsi="Aptos" w:cs="Times New Roman"/>
                <w:b/>
                <w:bCs/>
                <w:sz w:val="36"/>
                <w:szCs w:val="36"/>
              </w:rPr>
            </w:pPr>
            <w:r w:rsidRPr="00977530">
              <w:rPr>
                <w:rFonts w:ascii="Aptos" w:hAnsi="Aptos" w:cs="Times New Roman"/>
                <w:sz w:val="36"/>
                <w:szCs w:val="36"/>
              </w:rPr>
              <w:t>CSE</w:t>
            </w:r>
          </w:p>
        </w:tc>
      </w:tr>
      <w:tr w:rsidR="00A04920" w:rsidRPr="00977530" w14:paraId="3E29245D" w14:textId="77777777" w:rsidTr="00607A66">
        <w:trPr>
          <w:trHeight w:val="608"/>
        </w:trPr>
        <w:tc>
          <w:tcPr>
            <w:tcW w:w="4567" w:type="dxa"/>
          </w:tcPr>
          <w:p w14:paraId="2F4662A5" w14:textId="312AC770" w:rsidR="00A04920" w:rsidRPr="00977530" w:rsidRDefault="00A04920"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Designation</w:t>
            </w:r>
          </w:p>
        </w:tc>
        <w:tc>
          <w:tcPr>
            <w:tcW w:w="4567" w:type="dxa"/>
          </w:tcPr>
          <w:p w14:paraId="3A432D2F" w14:textId="651ADBF5" w:rsidR="00A04920" w:rsidRPr="00977530" w:rsidRDefault="00A04920"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Assistant Professor</w:t>
            </w:r>
          </w:p>
        </w:tc>
      </w:tr>
      <w:tr w:rsidR="00A04920" w:rsidRPr="00977530" w14:paraId="52A8A950" w14:textId="77777777" w:rsidTr="00305C80">
        <w:trPr>
          <w:trHeight w:val="608"/>
        </w:trPr>
        <w:tc>
          <w:tcPr>
            <w:tcW w:w="9134" w:type="dxa"/>
            <w:gridSpan w:val="2"/>
            <w:shd w:val="clear" w:color="auto" w:fill="F2F2F2" w:themeFill="background1" w:themeFillShade="F2"/>
          </w:tcPr>
          <w:p w14:paraId="2CC3127A" w14:textId="5C5B544E" w:rsidR="00A04920" w:rsidRPr="00977530" w:rsidRDefault="00A04920" w:rsidP="00607A66">
            <w:pPr>
              <w:tabs>
                <w:tab w:val="left" w:pos="4046"/>
              </w:tabs>
              <w:spacing w:before="80"/>
              <w:rPr>
                <w:rFonts w:ascii="Aptos" w:hAnsi="Aptos" w:cs="Times New Roman"/>
                <w:sz w:val="36"/>
                <w:szCs w:val="36"/>
              </w:rPr>
            </w:pPr>
            <w:r w:rsidRPr="00977530">
              <w:rPr>
                <w:rFonts w:ascii="Aptos" w:hAnsi="Aptos" w:cs="Times New Roman"/>
                <w:sz w:val="36"/>
                <w:szCs w:val="36"/>
              </w:rPr>
              <w:t>Submitted by</w:t>
            </w:r>
          </w:p>
        </w:tc>
      </w:tr>
      <w:tr w:rsidR="00EC4E28" w:rsidRPr="00977530" w14:paraId="71E72E10" w14:textId="77777777" w:rsidTr="00607A66">
        <w:trPr>
          <w:trHeight w:val="589"/>
        </w:trPr>
        <w:tc>
          <w:tcPr>
            <w:tcW w:w="4567" w:type="dxa"/>
          </w:tcPr>
          <w:p w14:paraId="035415D4" w14:textId="77777777" w:rsidR="00EC4E28" w:rsidRPr="00977530" w:rsidRDefault="00EC4E28"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Name</w:t>
            </w:r>
          </w:p>
        </w:tc>
        <w:tc>
          <w:tcPr>
            <w:tcW w:w="4567" w:type="dxa"/>
          </w:tcPr>
          <w:p w14:paraId="4BD628C7" w14:textId="5F1BD6A6" w:rsidR="00EC4E28" w:rsidRPr="00977530" w:rsidRDefault="00545DE3" w:rsidP="00607A66">
            <w:pPr>
              <w:tabs>
                <w:tab w:val="left" w:pos="4046"/>
              </w:tabs>
              <w:spacing w:before="80"/>
              <w:jc w:val="center"/>
              <w:rPr>
                <w:rFonts w:ascii="Aptos" w:hAnsi="Aptos" w:cs="Times New Roman"/>
                <w:sz w:val="36"/>
                <w:szCs w:val="36"/>
              </w:rPr>
            </w:pPr>
            <w:r>
              <w:rPr>
                <w:rFonts w:ascii="Aptos" w:hAnsi="Aptos" w:cs="Times New Roman"/>
                <w:sz w:val="36"/>
                <w:szCs w:val="36"/>
              </w:rPr>
              <w:t>N.S.PRANEETH</w:t>
            </w:r>
          </w:p>
        </w:tc>
      </w:tr>
      <w:tr w:rsidR="00EC4E28" w:rsidRPr="00977530" w14:paraId="73BD6C45" w14:textId="77777777" w:rsidTr="00607A66">
        <w:trPr>
          <w:trHeight w:val="570"/>
        </w:trPr>
        <w:tc>
          <w:tcPr>
            <w:tcW w:w="4567" w:type="dxa"/>
          </w:tcPr>
          <w:p w14:paraId="4CDF0F80" w14:textId="77777777" w:rsidR="00EC4E28" w:rsidRPr="00977530" w:rsidRDefault="00EC4E28"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Roll No</w:t>
            </w:r>
          </w:p>
        </w:tc>
        <w:tc>
          <w:tcPr>
            <w:tcW w:w="4567" w:type="dxa"/>
          </w:tcPr>
          <w:p w14:paraId="24628CB9" w14:textId="59389598" w:rsidR="00EC4E28" w:rsidRPr="00977530" w:rsidRDefault="000A3FB0" w:rsidP="00607A66">
            <w:pPr>
              <w:tabs>
                <w:tab w:val="left" w:pos="4046"/>
              </w:tabs>
              <w:spacing w:before="80"/>
              <w:jc w:val="center"/>
              <w:rPr>
                <w:rFonts w:ascii="Aptos" w:hAnsi="Aptos" w:cs="Times New Roman"/>
                <w:sz w:val="36"/>
                <w:szCs w:val="36"/>
              </w:rPr>
            </w:pPr>
            <w:r>
              <w:rPr>
                <w:rFonts w:ascii="Aptos" w:hAnsi="Aptos" w:cs="Times New Roman"/>
                <w:sz w:val="36"/>
                <w:szCs w:val="36"/>
              </w:rPr>
              <w:t>AV.SC.U4CSE25221</w:t>
            </w:r>
          </w:p>
        </w:tc>
      </w:tr>
      <w:tr w:rsidR="00EC4E28" w:rsidRPr="00977530" w14:paraId="34810F34" w14:textId="77777777" w:rsidTr="00607A66">
        <w:trPr>
          <w:trHeight w:val="563"/>
        </w:trPr>
        <w:tc>
          <w:tcPr>
            <w:tcW w:w="4567" w:type="dxa"/>
          </w:tcPr>
          <w:p w14:paraId="44EF95D1" w14:textId="77777777" w:rsidR="00EC4E28" w:rsidRPr="00977530" w:rsidRDefault="00EC4E28"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Year/Sem/Section</w:t>
            </w:r>
          </w:p>
        </w:tc>
        <w:tc>
          <w:tcPr>
            <w:tcW w:w="4567" w:type="dxa"/>
          </w:tcPr>
          <w:p w14:paraId="36534B6B" w14:textId="40E13946" w:rsidR="00EC4E28" w:rsidRPr="00977530" w:rsidRDefault="00EC4E28" w:rsidP="00607A66">
            <w:pPr>
              <w:tabs>
                <w:tab w:val="left" w:pos="4046"/>
              </w:tabs>
              <w:spacing w:before="80"/>
              <w:jc w:val="center"/>
              <w:rPr>
                <w:rFonts w:ascii="Aptos" w:hAnsi="Aptos" w:cs="Times New Roman"/>
                <w:sz w:val="36"/>
                <w:szCs w:val="36"/>
              </w:rPr>
            </w:pPr>
            <w:r w:rsidRPr="00977530">
              <w:rPr>
                <w:rFonts w:ascii="Aptos" w:hAnsi="Aptos" w:cs="Times New Roman"/>
                <w:sz w:val="36"/>
                <w:szCs w:val="36"/>
              </w:rPr>
              <w:t>1</w:t>
            </w:r>
            <w:r w:rsidRPr="00977530">
              <w:rPr>
                <w:rFonts w:ascii="Aptos" w:hAnsi="Aptos" w:cs="Times New Roman"/>
                <w:sz w:val="36"/>
                <w:szCs w:val="36"/>
                <w:vertAlign w:val="superscript"/>
              </w:rPr>
              <w:t xml:space="preserve">st </w:t>
            </w:r>
            <w:r w:rsidR="00977530">
              <w:rPr>
                <w:rFonts w:ascii="Aptos" w:hAnsi="Aptos" w:cs="Times New Roman"/>
                <w:sz w:val="36"/>
                <w:szCs w:val="36"/>
                <w:vertAlign w:val="superscript"/>
              </w:rPr>
              <w:t xml:space="preserve"> </w:t>
            </w:r>
            <w:r w:rsidR="00977530">
              <w:rPr>
                <w:rFonts w:ascii="Aptos" w:hAnsi="Aptos" w:cs="Times New Roman"/>
                <w:sz w:val="36"/>
                <w:szCs w:val="36"/>
              </w:rPr>
              <w:t>year | sem-2 | cse-</w:t>
            </w:r>
            <w:r w:rsidR="000A3FB0">
              <w:rPr>
                <w:rFonts w:ascii="Aptos" w:hAnsi="Aptos" w:cs="Times New Roman"/>
                <w:sz w:val="36"/>
                <w:szCs w:val="36"/>
              </w:rPr>
              <w:t>C</w:t>
            </w:r>
          </w:p>
        </w:tc>
      </w:tr>
    </w:tbl>
    <w:p w14:paraId="7BC5EBEF" w14:textId="641880AD" w:rsidR="00EC4E28" w:rsidRPr="00977530" w:rsidRDefault="00EC4E28" w:rsidP="00EC4E28">
      <w:pPr>
        <w:rPr>
          <w:rFonts w:ascii="Aptos" w:hAnsi="Aptos" w:cs="Times New Roman"/>
          <w:b/>
          <w:bCs/>
          <w:sz w:val="36"/>
          <w:szCs w:val="36"/>
        </w:rPr>
      </w:pPr>
    </w:p>
    <w:p w14:paraId="5AA5BC93" w14:textId="77777777" w:rsidR="00607A66" w:rsidRPr="00977530" w:rsidRDefault="00EC4E28">
      <w:pPr>
        <w:rPr>
          <w:rFonts w:ascii="Aptos" w:hAnsi="Aptos" w:cs="Times New Roman"/>
          <w:b/>
          <w:bCs/>
          <w:sz w:val="36"/>
          <w:szCs w:val="36"/>
        </w:rPr>
      </w:pPr>
      <w:r w:rsidRPr="00977530">
        <w:rPr>
          <w:rFonts w:ascii="Aptos" w:hAnsi="Aptos" w:cs="Times New Roman"/>
          <w:b/>
          <w:bCs/>
          <w:sz w:val="36"/>
          <w:szCs w:val="36"/>
        </w:rPr>
        <w:br w:type="page"/>
      </w:r>
    </w:p>
    <w:tbl>
      <w:tblPr>
        <w:tblStyle w:val="TableGrid"/>
        <w:tblW w:w="0" w:type="auto"/>
        <w:tblLook w:val="04A0" w:firstRow="1" w:lastRow="0" w:firstColumn="1" w:lastColumn="0" w:noHBand="0" w:noVBand="1"/>
      </w:tblPr>
      <w:tblGrid>
        <w:gridCol w:w="10456"/>
      </w:tblGrid>
      <w:tr w:rsidR="00305C80" w:rsidRPr="00305C80" w14:paraId="18CF29FD" w14:textId="77777777" w:rsidTr="002110F3">
        <w:tc>
          <w:tcPr>
            <w:tcW w:w="10456" w:type="dxa"/>
          </w:tcPr>
          <w:p w14:paraId="56DDDF5F" w14:textId="77777777" w:rsidR="00305C80" w:rsidRPr="00305C80" w:rsidRDefault="00305C80" w:rsidP="00515568">
            <w:pPr>
              <w:jc w:val="center"/>
              <w:rPr>
                <w:rFonts w:ascii="Aptos" w:hAnsi="Aptos" w:cs="Times New Roman"/>
                <w:b/>
                <w:bCs/>
                <w:sz w:val="36"/>
                <w:szCs w:val="36"/>
              </w:rPr>
            </w:pPr>
            <w:r w:rsidRPr="00305C80">
              <w:rPr>
                <w:rFonts w:ascii="Aptos" w:hAnsi="Aptos" w:cs="Times New Roman"/>
                <w:sz w:val="36"/>
                <w:szCs w:val="36"/>
              </w:rPr>
              <w:lastRenderedPageBreak/>
              <w:t>INDEX</w:t>
            </w:r>
          </w:p>
        </w:tc>
      </w:tr>
    </w:tbl>
    <w:tbl>
      <w:tblPr>
        <w:tblStyle w:val="TableGrid"/>
        <w:tblpPr w:leftFromText="180" w:rightFromText="180" w:vertAnchor="page" w:horzAnchor="margin" w:tblpY="1525"/>
        <w:tblW w:w="10121" w:type="dxa"/>
        <w:tblLook w:val="04A0" w:firstRow="1" w:lastRow="0" w:firstColumn="1" w:lastColumn="0" w:noHBand="0" w:noVBand="1"/>
      </w:tblPr>
      <w:tblGrid>
        <w:gridCol w:w="1640"/>
        <w:gridCol w:w="4595"/>
        <w:gridCol w:w="1988"/>
        <w:gridCol w:w="1898"/>
      </w:tblGrid>
      <w:tr w:rsidR="00607A66" w:rsidRPr="00977530" w14:paraId="75F9EB57" w14:textId="77777777" w:rsidTr="002F6321">
        <w:trPr>
          <w:trHeight w:val="841"/>
        </w:trPr>
        <w:tc>
          <w:tcPr>
            <w:tcW w:w="1640" w:type="dxa"/>
            <w:shd w:val="clear" w:color="auto" w:fill="F2F2F2" w:themeFill="background1" w:themeFillShade="F2"/>
          </w:tcPr>
          <w:p w14:paraId="69C1E3FF" w14:textId="77777777" w:rsidR="00607A66" w:rsidRPr="002110F3" w:rsidRDefault="00607A66" w:rsidP="00607A66">
            <w:pPr>
              <w:spacing w:before="80" w:line="278" w:lineRule="auto"/>
              <w:jc w:val="center"/>
              <w:rPr>
                <w:rFonts w:ascii="Aptos" w:hAnsi="Aptos" w:cs="Times New Roman"/>
              </w:rPr>
            </w:pPr>
            <w:r w:rsidRPr="002110F3">
              <w:rPr>
                <w:rFonts w:ascii="Aptos" w:hAnsi="Aptos" w:cs="Times New Roman"/>
              </w:rPr>
              <w:t>S. No</w:t>
            </w:r>
          </w:p>
        </w:tc>
        <w:tc>
          <w:tcPr>
            <w:tcW w:w="4595" w:type="dxa"/>
            <w:shd w:val="clear" w:color="auto" w:fill="F2F2F2" w:themeFill="background1" w:themeFillShade="F2"/>
          </w:tcPr>
          <w:p w14:paraId="4E549137" w14:textId="77777777" w:rsidR="00607A66" w:rsidRPr="002110F3" w:rsidRDefault="00607A66" w:rsidP="00607A66">
            <w:pPr>
              <w:spacing w:before="80" w:line="278" w:lineRule="auto"/>
              <w:jc w:val="center"/>
              <w:rPr>
                <w:rFonts w:ascii="Aptos" w:hAnsi="Aptos" w:cs="Times New Roman"/>
              </w:rPr>
            </w:pPr>
            <w:r w:rsidRPr="002110F3">
              <w:rPr>
                <w:rFonts w:ascii="Aptos" w:hAnsi="Aptos" w:cs="Times New Roman"/>
              </w:rPr>
              <w:t>Title</w:t>
            </w:r>
          </w:p>
        </w:tc>
        <w:tc>
          <w:tcPr>
            <w:tcW w:w="1988" w:type="dxa"/>
            <w:shd w:val="clear" w:color="auto" w:fill="F2F2F2" w:themeFill="background1" w:themeFillShade="F2"/>
          </w:tcPr>
          <w:p w14:paraId="1D53D42F" w14:textId="77777777" w:rsidR="00607A66" w:rsidRPr="00977530" w:rsidRDefault="00607A66" w:rsidP="00607A66">
            <w:pPr>
              <w:spacing w:before="80" w:line="278" w:lineRule="auto"/>
              <w:jc w:val="center"/>
              <w:rPr>
                <w:rFonts w:ascii="Aptos" w:hAnsi="Aptos" w:cs="Times New Roman"/>
                <w:sz w:val="36"/>
                <w:szCs w:val="36"/>
              </w:rPr>
            </w:pPr>
            <w:r w:rsidRPr="00977530">
              <w:rPr>
                <w:rFonts w:ascii="Aptos" w:hAnsi="Aptos" w:cs="Times New Roman"/>
                <w:sz w:val="36"/>
                <w:szCs w:val="36"/>
              </w:rPr>
              <w:t>Page No.</w:t>
            </w:r>
          </w:p>
        </w:tc>
        <w:tc>
          <w:tcPr>
            <w:tcW w:w="1898" w:type="dxa"/>
            <w:shd w:val="clear" w:color="auto" w:fill="F2F2F2" w:themeFill="background1" w:themeFillShade="F2"/>
          </w:tcPr>
          <w:p w14:paraId="33FFC373" w14:textId="77777777" w:rsidR="00607A66" w:rsidRPr="00977530" w:rsidRDefault="00607A66" w:rsidP="00607A66">
            <w:pPr>
              <w:spacing w:before="80"/>
              <w:jc w:val="center"/>
              <w:rPr>
                <w:rFonts w:ascii="Aptos" w:hAnsi="Aptos" w:cs="Times New Roman"/>
                <w:sz w:val="36"/>
                <w:szCs w:val="36"/>
              </w:rPr>
            </w:pPr>
            <w:r>
              <w:rPr>
                <w:rFonts w:ascii="Aptos" w:hAnsi="Aptos" w:cs="Times New Roman"/>
                <w:sz w:val="36"/>
                <w:szCs w:val="36"/>
              </w:rPr>
              <w:t>Remarks</w:t>
            </w:r>
          </w:p>
        </w:tc>
      </w:tr>
      <w:tr w:rsidR="00607A66" w:rsidRPr="00977530" w14:paraId="4565EA12" w14:textId="77777777" w:rsidTr="002110F3">
        <w:trPr>
          <w:trHeight w:val="1484"/>
        </w:trPr>
        <w:tc>
          <w:tcPr>
            <w:tcW w:w="1640" w:type="dxa"/>
          </w:tcPr>
          <w:p w14:paraId="0FC65D46" w14:textId="77777777" w:rsidR="00607A66" w:rsidRPr="002110F3" w:rsidRDefault="00607A66" w:rsidP="00607A66">
            <w:pPr>
              <w:spacing w:before="80" w:line="278" w:lineRule="auto"/>
              <w:jc w:val="center"/>
              <w:rPr>
                <w:rFonts w:ascii="Aptos" w:hAnsi="Aptos" w:cs="Times New Roman"/>
              </w:rPr>
            </w:pPr>
            <w:r w:rsidRPr="002110F3">
              <w:rPr>
                <w:rFonts w:ascii="Aptos" w:hAnsi="Aptos" w:cs="Times New Roman"/>
              </w:rPr>
              <w:t>1.</w:t>
            </w:r>
          </w:p>
        </w:tc>
        <w:tc>
          <w:tcPr>
            <w:tcW w:w="4595" w:type="dxa"/>
          </w:tcPr>
          <w:p w14:paraId="4CCCEC2F" w14:textId="77777777" w:rsidR="00F32240" w:rsidRPr="00F32240" w:rsidRDefault="00F32240" w:rsidP="00F32240">
            <w:pPr>
              <w:spacing w:before="80" w:line="278" w:lineRule="auto"/>
              <w:jc w:val="center"/>
              <w:rPr>
                <w:rFonts w:ascii="Aptos" w:hAnsi="Aptos" w:cs="Times New Roman"/>
              </w:rPr>
            </w:pPr>
            <w:r w:rsidRPr="00F32240">
              <w:rPr>
                <w:rFonts w:ascii="Aptos" w:hAnsi="Aptos" w:cs="Times New Roman"/>
                <w:lang w:val="en-US"/>
              </w:rPr>
              <w:t>Week-1: </w:t>
            </w:r>
            <w:r w:rsidRPr="00F32240">
              <w:rPr>
                <w:rFonts w:ascii="Aptos" w:hAnsi="Aptos" w:cs="Times New Roman"/>
              </w:rPr>
              <w:t> </w:t>
            </w:r>
          </w:p>
          <w:p w14:paraId="6C8D9BD1" w14:textId="77777777" w:rsidR="00F32240" w:rsidRPr="00F32240" w:rsidRDefault="00F32240" w:rsidP="00F32240">
            <w:pPr>
              <w:spacing w:before="80" w:line="278" w:lineRule="auto"/>
              <w:jc w:val="center"/>
              <w:rPr>
                <w:rFonts w:ascii="Aptos" w:hAnsi="Aptos" w:cs="Times New Roman"/>
                <w:lang w:val="en-US"/>
              </w:rPr>
            </w:pPr>
            <w:r w:rsidRPr="00F32240">
              <w:rPr>
                <w:rFonts w:ascii="Aptos" w:hAnsi="Aptos" w:cs="Times New Roman"/>
                <w:lang w:val="en-US"/>
              </w:rPr>
              <w:t>1. Installation of VS Code tool. 2. Understanding basic of html structure. 3. Understanding basic html tags and attributes . </w:t>
            </w:r>
          </w:p>
          <w:p w14:paraId="47F4F2DD" w14:textId="363130C8" w:rsidR="00607A66" w:rsidRPr="002110F3" w:rsidRDefault="00607A66" w:rsidP="00607A66">
            <w:pPr>
              <w:spacing w:before="80" w:line="278" w:lineRule="auto"/>
              <w:jc w:val="center"/>
              <w:rPr>
                <w:rFonts w:ascii="Aptos" w:hAnsi="Aptos" w:cs="Times New Roman"/>
              </w:rPr>
            </w:pPr>
          </w:p>
        </w:tc>
        <w:tc>
          <w:tcPr>
            <w:tcW w:w="1988" w:type="dxa"/>
          </w:tcPr>
          <w:p w14:paraId="1B15D71D" w14:textId="380BA4E4" w:rsidR="00607A66" w:rsidRPr="00977530" w:rsidRDefault="001D710D" w:rsidP="00607A66">
            <w:pPr>
              <w:spacing w:before="80" w:line="278" w:lineRule="auto"/>
              <w:jc w:val="center"/>
              <w:rPr>
                <w:rFonts w:ascii="Aptos" w:hAnsi="Aptos" w:cs="Times New Roman"/>
                <w:sz w:val="36"/>
                <w:szCs w:val="36"/>
              </w:rPr>
            </w:pPr>
            <w:r>
              <w:rPr>
                <w:rFonts w:ascii="Aptos" w:hAnsi="Aptos" w:cs="Times New Roman"/>
                <w:sz w:val="36"/>
                <w:szCs w:val="36"/>
              </w:rPr>
              <w:t>4-11</w:t>
            </w:r>
          </w:p>
        </w:tc>
        <w:tc>
          <w:tcPr>
            <w:tcW w:w="1898" w:type="dxa"/>
          </w:tcPr>
          <w:p w14:paraId="2FEA2A4F" w14:textId="77777777" w:rsidR="00607A66" w:rsidRPr="00977530" w:rsidRDefault="00607A66" w:rsidP="00607A66">
            <w:pPr>
              <w:spacing w:before="80"/>
              <w:jc w:val="center"/>
              <w:rPr>
                <w:rFonts w:ascii="Aptos" w:hAnsi="Aptos" w:cs="Times New Roman"/>
                <w:sz w:val="36"/>
                <w:szCs w:val="36"/>
              </w:rPr>
            </w:pPr>
          </w:p>
        </w:tc>
      </w:tr>
      <w:tr w:rsidR="00607A66" w:rsidRPr="00977530" w14:paraId="69834E55" w14:textId="77777777" w:rsidTr="002110F3">
        <w:trPr>
          <w:trHeight w:val="1211"/>
        </w:trPr>
        <w:tc>
          <w:tcPr>
            <w:tcW w:w="1640" w:type="dxa"/>
          </w:tcPr>
          <w:p w14:paraId="71D1986A" w14:textId="77777777" w:rsidR="00607A66" w:rsidRPr="002110F3" w:rsidRDefault="00607A66" w:rsidP="00607A66">
            <w:pPr>
              <w:spacing w:before="80" w:line="278" w:lineRule="auto"/>
              <w:jc w:val="center"/>
              <w:rPr>
                <w:rFonts w:ascii="Aptos" w:hAnsi="Aptos" w:cs="Times New Roman"/>
              </w:rPr>
            </w:pPr>
            <w:r w:rsidRPr="002110F3">
              <w:rPr>
                <w:rFonts w:ascii="Aptos" w:hAnsi="Aptos" w:cs="Times New Roman"/>
              </w:rPr>
              <w:t>2.</w:t>
            </w:r>
          </w:p>
        </w:tc>
        <w:tc>
          <w:tcPr>
            <w:tcW w:w="4595" w:type="dxa"/>
          </w:tcPr>
          <w:p w14:paraId="1C378A7D" w14:textId="77777777" w:rsidR="009E0432" w:rsidRPr="002110F3" w:rsidRDefault="009E0432" w:rsidP="00607A66">
            <w:pPr>
              <w:spacing w:after="160" w:line="278" w:lineRule="auto"/>
              <w:jc w:val="center"/>
              <w:rPr>
                <w:rFonts w:ascii="Aptos" w:hAnsi="Aptos" w:cs="Times New Roman"/>
                <w:lang w:val="en-US"/>
              </w:rPr>
            </w:pPr>
            <w:r w:rsidRPr="002110F3">
              <w:rPr>
                <w:rFonts w:ascii="Aptos" w:hAnsi="Aptos" w:cs="Times New Roman"/>
                <w:lang w:val="en-US"/>
              </w:rPr>
              <w:t>WEEK-2</w:t>
            </w:r>
          </w:p>
          <w:p w14:paraId="10D11F95" w14:textId="1BCCD5EC" w:rsidR="00607A66" w:rsidRPr="002110F3" w:rsidRDefault="009E0432" w:rsidP="00607A66">
            <w:pPr>
              <w:spacing w:after="160" w:line="278" w:lineRule="auto"/>
              <w:jc w:val="center"/>
              <w:rPr>
                <w:rFonts w:ascii="Aptos" w:hAnsi="Aptos" w:cs="Times New Roman"/>
              </w:rPr>
            </w:pPr>
            <w:r w:rsidRPr="002110F3">
              <w:rPr>
                <w:rFonts w:ascii="Aptos" w:hAnsi="Aptos" w:cs="Times New Roman"/>
                <w:lang w:val="en-US"/>
              </w:rPr>
              <w:t>Design a basic webpage with headings , paragraph, pre, table by adding styles.</w:t>
            </w:r>
            <w:r w:rsidRPr="002110F3">
              <w:rPr>
                <w:rFonts w:ascii="Aptos" w:hAnsi="Aptos" w:cs="Times New Roman"/>
              </w:rPr>
              <w:t> </w:t>
            </w:r>
          </w:p>
        </w:tc>
        <w:tc>
          <w:tcPr>
            <w:tcW w:w="1988" w:type="dxa"/>
          </w:tcPr>
          <w:p w14:paraId="41B56162" w14:textId="28CE17E1" w:rsidR="00607A66" w:rsidRPr="00977530" w:rsidRDefault="001D710D" w:rsidP="00607A66">
            <w:pPr>
              <w:spacing w:after="160" w:line="278" w:lineRule="auto"/>
              <w:jc w:val="center"/>
              <w:rPr>
                <w:rFonts w:ascii="Aptos" w:hAnsi="Aptos" w:cs="Times New Roman"/>
                <w:sz w:val="36"/>
                <w:szCs w:val="36"/>
              </w:rPr>
            </w:pPr>
            <w:r>
              <w:rPr>
                <w:rFonts w:ascii="Aptos" w:hAnsi="Aptos" w:cs="Times New Roman"/>
                <w:sz w:val="36"/>
                <w:szCs w:val="36"/>
              </w:rPr>
              <w:t>12-22</w:t>
            </w:r>
          </w:p>
        </w:tc>
        <w:tc>
          <w:tcPr>
            <w:tcW w:w="1898" w:type="dxa"/>
          </w:tcPr>
          <w:p w14:paraId="6665C6AA" w14:textId="77777777" w:rsidR="00607A66" w:rsidRPr="00977530" w:rsidRDefault="00607A66" w:rsidP="00607A66">
            <w:pPr>
              <w:jc w:val="center"/>
              <w:rPr>
                <w:rFonts w:ascii="Aptos" w:hAnsi="Aptos" w:cs="Times New Roman"/>
                <w:sz w:val="36"/>
                <w:szCs w:val="36"/>
              </w:rPr>
            </w:pPr>
          </w:p>
        </w:tc>
      </w:tr>
      <w:tr w:rsidR="00607A66" w:rsidRPr="00977530" w14:paraId="6138E3A2" w14:textId="77777777" w:rsidTr="008444BD">
        <w:trPr>
          <w:trHeight w:val="1825"/>
        </w:trPr>
        <w:tc>
          <w:tcPr>
            <w:tcW w:w="1640" w:type="dxa"/>
          </w:tcPr>
          <w:p w14:paraId="6D610644" w14:textId="77777777" w:rsidR="00607A66" w:rsidRPr="002110F3" w:rsidRDefault="00607A66" w:rsidP="00607A66">
            <w:pPr>
              <w:spacing w:before="80" w:line="278" w:lineRule="auto"/>
              <w:jc w:val="center"/>
              <w:rPr>
                <w:rFonts w:ascii="Aptos" w:hAnsi="Aptos" w:cs="Times New Roman"/>
              </w:rPr>
            </w:pPr>
            <w:r w:rsidRPr="002110F3">
              <w:rPr>
                <w:rFonts w:ascii="Aptos" w:hAnsi="Aptos" w:cs="Times New Roman"/>
              </w:rPr>
              <w:t>3.</w:t>
            </w:r>
          </w:p>
        </w:tc>
        <w:tc>
          <w:tcPr>
            <w:tcW w:w="4595" w:type="dxa"/>
          </w:tcPr>
          <w:p w14:paraId="6430F8F6" w14:textId="77777777" w:rsidR="00EC45DE" w:rsidRPr="002110F3" w:rsidRDefault="00EC45DE" w:rsidP="00EC45DE">
            <w:pPr>
              <w:tabs>
                <w:tab w:val="left" w:pos="622"/>
              </w:tabs>
              <w:spacing w:after="160"/>
              <w:rPr>
                <w:rFonts w:ascii="Aptos" w:hAnsi="Aptos" w:cs="Times New Roman"/>
              </w:rPr>
            </w:pPr>
            <w:r w:rsidRPr="002110F3">
              <w:rPr>
                <w:rFonts w:ascii="Aptos" w:hAnsi="Aptos" w:cs="Times New Roman"/>
              </w:rPr>
              <w:tab/>
            </w:r>
            <w:r w:rsidRPr="002110F3">
              <w:rPr>
                <w:rFonts w:ascii="Aptos" w:hAnsi="Aptos" w:cs="Times New Roman"/>
                <w:lang w:val="en-US"/>
              </w:rPr>
              <w:t>Week-3:</w:t>
            </w:r>
            <w:r w:rsidRPr="002110F3">
              <w:rPr>
                <w:rFonts w:ascii="Aptos" w:hAnsi="Aptos" w:cs="Times New Roman"/>
              </w:rPr>
              <w:t> </w:t>
            </w:r>
          </w:p>
          <w:p w14:paraId="6762ED37" w14:textId="77777777" w:rsidR="00EC45DE" w:rsidRPr="002110F3" w:rsidRDefault="00EC45DE" w:rsidP="00EC45DE">
            <w:pPr>
              <w:tabs>
                <w:tab w:val="left" w:pos="622"/>
              </w:tabs>
              <w:spacing w:after="160" w:line="278" w:lineRule="auto"/>
              <w:rPr>
                <w:rFonts w:ascii="Aptos" w:hAnsi="Aptos" w:cs="Times New Roman"/>
                <w:lang w:val="en-US"/>
              </w:rPr>
            </w:pPr>
            <w:r w:rsidRPr="00EC45DE">
              <w:rPr>
                <w:rFonts w:ascii="Aptos" w:hAnsi="Aptos" w:cs="Times New Roman"/>
                <w:lang w:val="en-US"/>
              </w:rPr>
              <w:t>3 .A) Creating timetable using HTML</w:t>
            </w:r>
          </w:p>
          <w:p w14:paraId="45CBDBF2" w14:textId="761A3B54" w:rsidR="00EC45DE" w:rsidRPr="00EC45DE" w:rsidRDefault="00EC45DE" w:rsidP="00EC45DE">
            <w:pPr>
              <w:tabs>
                <w:tab w:val="left" w:pos="622"/>
              </w:tabs>
              <w:spacing w:after="160" w:line="278" w:lineRule="auto"/>
              <w:rPr>
                <w:rFonts w:ascii="Aptos" w:hAnsi="Aptos" w:cs="Times New Roman"/>
              </w:rPr>
            </w:pPr>
            <w:r w:rsidRPr="00EC45DE">
              <w:rPr>
                <w:rFonts w:ascii="Aptos" w:hAnsi="Aptos" w:cs="Times New Roman"/>
                <w:lang w:val="en-US"/>
              </w:rPr>
              <w:t> 3.B)Creating a HTML web page that should display all the syllabus as images</w:t>
            </w:r>
            <w:r w:rsidRPr="00EC45DE">
              <w:rPr>
                <w:rFonts w:ascii="Aptos" w:hAnsi="Aptos" w:cs="Times New Roman"/>
              </w:rPr>
              <w:t> </w:t>
            </w:r>
          </w:p>
          <w:p w14:paraId="3E3A546A" w14:textId="38C19FF1" w:rsidR="00607A66" w:rsidRPr="002110F3" w:rsidRDefault="00607A66" w:rsidP="00EC45DE">
            <w:pPr>
              <w:tabs>
                <w:tab w:val="left" w:pos="622"/>
              </w:tabs>
              <w:spacing w:after="160" w:line="278" w:lineRule="auto"/>
              <w:rPr>
                <w:rFonts w:ascii="Aptos" w:hAnsi="Aptos" w:cs="Times New Roman"/>
              </w:rPr>
            </w:pPr>
          </w:p>
        </w:tc>
        <w:tc>
          <w:tcPr>
            <w:tcW w:w="1988" w:type="dxa"/>
          </w:tcPr>
          <w:p w14:paraId="5EC54E22" w14:textId="4A4D9994" w:rsidR="00607A66" w:rsidRPr="00977530" w:rsidRDefault="001D710D" w:rsidP="00607A66">
            <w:pPr>
              <w:spacing w:after="160" w:line="278" w:lineRule="auto"/>
              <w:jc w:val="center"/>
              <w:rPr>
                <w:rFonts w:ascii="Aptos" w:hAnsi="Aptos" w:cs="Times New Roman"/>
                <w:sz w:val="36"/>
                <w:szCs w:val="36"/>
              </w:rPr>
            </w:pPr>
            <w:r>
              <w:rPr>
                <w:rFonts w:ascii="Aptos" w:hAnsi="Aptos" w:cs="Times New Roman"/>
                <w:sz w:val="36"/>
                <w:szCs w:val="36"/>
              </w:rPr>
              <w:t>23-37</w:t>
            </w:r>
          </w:p>
        </w:tc>
        <w:tc>
          <w:tcPr>
            <w:tcW w:w="1898" w:type="dxa"/>
          </w:tcPr>
          <w:p w14:paraId="52535035" w14:textId="77777777" w:rsidR="00607A66" w:rsidRPr="00977530" w:rsidRDefault="00607A66" w:rsidP="00607A66">
            <w:pPr>
              <w:jc w:val="center"/>
              <w:rPr>
                <w:rFonts w:ascii="Aptos" w:hAnsi="Aptos" w:cs="Times New Roman"/>
                <w:sz w:val="36"/>
                <w:szCs w:val="36"/>
              </w:rPr>
            </w:pPr>
          </w:p>
        </w:tc>
      </w:tr>
      <w:tr w:rsidR="002F6321" w:rsidRPr="00977530" w14:paraId="0F8DD8BE" w14:textId="77777777" w:rsidTr="008444BD">
        <w:trPr>
          <w:trHeight w:val="1113"/>
        </w:trPr>
        <w:tc>
          <w:tcPr>
            <w:tcW w:w="1640" w:type="dxa"/>
          </w:tcPr>
          <w:p w14:paraId="6BA6D9FF" w14:textId="25DBA0AE" w:rsidR="002F6321" w:rsidRPr="002110F3" w:rsidRDefault="00F32240" w:rsidP="00607A66">
            <w:pPr>
              <w:spacing w:before="80"/>
              <w:jc w:val="center"/>
              <w:rPr>
                <w:rFonts w:ascii="Aptos" w:hAnsi="Aptos" w:cs="Times New Roman"/>
              </w:rPr>
            </w:pPr>
            <w:r>
              <w:rPr>
                <w:rFonts w:ascii="Aptos" w:hAnsi="Aptos" w:cs="Times New Roman"/>
              </w:rPr>
              <w:t>4.</w:t>
            </w:r>
          </w:p>
        </w:tc>
        <w:tc>
          <w:tcPr>
            <w:tcW w:w="4595" w:type="dxa"/>
          </w:tcPr>
          <w:p w14:paraId="46BDF017" w14:textId="77777777" w:rsidR="00F32240" w:rsidRPr="00F32240" w:rsidRDefault="00F32240" w:rsidP="00F32240">
            <w:pPr>
              <w:tabs>
                <w:tab w:val="left" w:pos="622"/>
              </w:tabs>
              <w:rPr>
                <w:rFonts w:ascii="Aptos" w:hAnsi="Aptos" w:cs="Times New Roman"/>
              </w:rPr>
            </w:pPr>
            <w:r w:rsidRPr="00F32240">
              <w:rPr>
                <w:rFonts w:ascii="Aptos" w:hAnsi="Aptos" w:cs="Times New Roman"/>
                <w:lang w:val="en-US"/>
              </w:rPr>
              <w:t>Week-4: </w:t>
            </w:r>
            <w:r w:rsidRPr="00F32240">
              <w:rPr>
                <w:rFonts w:ascii="Aptos" w:hAnsi="Aptos" w:cs="Times New Roman"/>
              </w:rPr>
              <w:t> </w:t>
            </w:r>
          </w:p>
          <w:p w14:paraId="7FB077B2" w14:textId="77777777" w:rsidR="00F32240" w:rsidRPr="00F32240" w:rsidRDefault="00F32240" w:rsidP="00F32240">
            <w:pPr>
              <w:tabs>
                <w:tab w:val="left" w:pos="622"/>
              </w:tabs>
              <w:rPr>
                <w:rFonts w:ascii="Aptos" w:hAnsi="Aptos" w:cs="Times New Roman"/>
              </w:rPr>
            </w:pPr>
            <w:r w:rsidRPr="00F32240">
              <w:rPr>
                <w:rFonts w:ascii="Aptos" w:hAnsi="Aptos" w:cs="Times New Roman"/>
                <w:lang w:val="en-US"/>
              </w:rPr>
              <w:t>1. Collage admission registration              form using HTML. </w:t>
            </w:r>
            <w:r w:rsidRPr="00F32240">
              <w:rPr>
                <w:rFonts w:ascii="Aptos" w:hAnsi="Aptos" w:cs="Times New Roman"/>
              </w:rPr>
              <w:t> </w:t>
            </w:r>
          </w:p>
          <w:p w14:paraId="2FECE399" w14:textId="77777777" w:rsidR="00F32240" w:rsidRPr="00F32240" w:rsidRDefault="00F32240" w:rsidP="00F32240">
            <w:pPr>
              <w:tabs>
                <w:tab w:val="left" w:pos="622"/>
              </w:tabs>
              <w:rPr>
                <w:rFonts w:ascii="Aptos" w:hAnsi="Aptos" w:cs="Times New Roman"/>
              </w:rPr>
            </w:pPr>
            <w:r w:rsidRPr="00F32240">
              <w:rPr>
                <w:rFonts w:ascii="Aptos" w:hAnsi="Aptos" w:cs="Times New Roman"/>
                <w:lang w:val="en-US"/>
              </w:rPr>
              <w:t>2. Create two different forms in one webpage using Iframes</w:t>
            </w:r>
            <w:r w:rsidRPr="00F32240">
              <w:rPr>
                <w:rFonts w:ascii="Aptos" w:hAnsi="Aptos" w:cs="Times New Roman"/>
              </w:rPr>
              <w:t> </w:t>
            </w:r>
          </w:p>
          <w:p w14:paraId="7B060E29" w14:textId="77777777" w:rsidR="002F6321" w:rsidRPr="002110F3" w:rsidRDefault="002F6321" w:rsidP="00EC45DE">
            <w:pPr>
              <w:tabs>
                <w:tab w:val="left" w:pos="622"/>
              </w:tabs>
              <w:rPr>
                <w:rFonts w:ascii="Aptos" w:hAnsi="Aptos" w:cs="Times New Roman"/>
              </w:rPr>
            </w:pPr>
          </w:p>
        </w:tc>
        <w:tc>
          <w:tcPr>
            <w:tcW w:w="1988" w:type="dxa"/>
          </w:tcPr>
          <w:p w14:paraId="325A24EB" w14:textId="20063D35" w:rsidR="002F6321" w:rsidRPr="00977530" w:rsidRDefault="001D710D" w:rsidP="00607A66">
            <w:pPr>
              <w:jc w:val="center"/>
              <w:rPr>
                <w:rFonts w:ascii="Aptos" w:hAnsi="Aptos" w:cs="Times New Roman"/>
                <w:sz w:val="36"/>
                <w:szCs w:val="36"/>
              </w:rPr>
            </w:pPr>
            <w:r>
              <w:rPr>
                <w:rFonts w:ascii="Aptos" w:hAnsi="Aptos" w:cs="Times New Roman"/>
                <w:sz w:val="36"/>
                <w:szCs w:val="36"/>
              </w:rPr>
              <w:t>38-44</w:t>
            </w:r>
          </w:p>
        </w:tc>
        <w:tc>
          <w:tcPr>
            <w:tcW w:w="1898" w:type="dxa"/>
          </w:tcPr>
          <w:p w14:paraId="4747261C" w14:textId="77777777" w:rsidR="002F6321" w:rsidRPr="00977530" w:rsidRDefault="002F6321" w:rsidP="00607A66">
            <w:pPr>
              <w:jc w:val="center"/>
              <w:rPr>
                <w:rFonts w:ascii="Aptos" w:hAnsi="Aptos" w:cs="Times New Roman"/>
                <w:sz w:val="36"/>
                <w:szCs w:val="36"/>
              </w:rPr>
            </w:pPr>
          </w:p>
        </w:tc>
      </w:tr>
      <w:tr w:rsidR="00F32240" w:rsidRPr="00977530" w14:paraId="1A449690" w14:textId="77777777" w:rsidTr="008444BD">
        <w:trPr>
          <w:trHeight w:val="1113"/>
        </w:trPr>
        <w:tc>
          <w:tcPr>
            <w:tcW w:w="1640" w:type="dxa"/>
          </w:tcPr>
          <w:p w14:paraId="0054A93E" w14:textId="3E6C7DC2" w:rsidR="00F32240" w:rsidRDefault="00F32240" w:rsidP="00607A66">
            <w:pPr>
              <w:spacing w:before="80"/>
              <w:jc w:val="center"/>
              <w:rPr>
                <w:rFonts w:ascii="Aptos" w:hAnsi="Aptos" w:cs="Times New Roman"/>
              </w:rPr>
            </w:pPr>
            <w:r>
              <w:rPr>
                <w:rFonts w:ascii="Aptos" w:hAnsi="Aptos" w:cs="Times New Roman"/>
              </w:rPr>
              <w:t>5.</w:t>
            </w:r>
          </w:p>
        </w:tc>
        <w:tc>
          <w:tcPr>
            <w:tcW w:w="4595" w:type="dxa"/>
          </w:tcPr>
          <w:p w14:paraId="4DBB7203" w14:textId="77777777" w:rsidR="00E00996" w:rsidRPr="00E00996" w:rsidRDefault="00E00996" w:rsidP="00E00996">
            <w:pPr>
              <w:tabs>
                <w:tab w:val="left" w:pos="622"/>
              </w:tabs>
              <w:rPr>
                <w:rFonts w:ascii="Aptos" w:hAnsi="Aptos" w:cs="Times New Roman"/>
              </w:rPr>
            </w:pPr>
            <w:r w:rsidRPr="00E00996">
              <w:rPr>
                <w:rFonts w:ascii="Aptos" w:hAnsi="Aptos" w:cs="Times New Roman"/>
                <w:lang w:val="en-US"/>
              </w:rPr>
              <w:t>Week-5: </w:t>
            </w:r>
            <w:r w:rsidRPr="00E00996">
              <w:rPr>
                <w:rFonts w:ascii="Aptos" w:hAnsi="Aptos" w:cs="Times New Roman"/>
              </w:rPr>
              <w:t> </w:t>
            </w:r>
          </w:p>
          <w:p w14:paraId="2B11BB80" w14:textId="77777777" w:rsidR="00E00996" w:rsidRPr="00E00996" w:rsidRDefault="00E00996" w:rsidP="00E00996">
            <w:pPr>
              <w:tabs>
                <w:tab w:val="left" w:pos="622"/>
              </w:tabs>
              <w:rPr>
                <w:rFonts w:ascii="Aptos" w:hAnsi="Aptos" w:cs="Times New Roman"/>
              </w:rPr>
            </w:pPr>
            <w:r w:rsidRPr="00E00996">
              <w:rPr>
                <w:rFonts w:ascii="Aptos" w:hAnsi="Aptos" w:cs="Times New Roman"/>
                <w:lang w:val="en-US"/>
              </w:rPr>
              <w:t>5A) .creating a card layout using tag consider three cards and a button using html and css. </w:t>
            </w:r>
            <w:r w:rsidRPr="00E00996">
              <w:rPr>
                <w:rFonts w:ascii="Aptos" w:hAnsi="Aptos" w:cs="Times New Roman"/>
              </w:rPr>
              <w:t> </w:t>
            </w:r>
          </w:p>
          <w:p w14:paraId="6252F23E" w14:textId="77777777" w:rsidR="00E00996" w:rsidRPr="00E00996" w:rsidRDefault="00E00996" w:rsidP="00E00996">
            <w:pPr>
              <w:tabs>
                <w:tab w:val="left" w:pos="622"/>
              </w:tabs>
              <w:rPr>
                <w:rFonts w:ascii="Aptos" w:hAnsi="Aptos" w:cs="Times New Roman"/>
              </w:rPr>
            </w:pPr>
            <w:r w:rsidRPr="00E00996">
              <w:rPr>
                <w:rFonts w:ascii="Aptos" w:hAnsi="Aptos" w:cs="Times New Roman"/>
                <w:lang w:val="en-US"/>
              </w:rPr>
              <w:t>5B) navigation using iframe (mini website) upon clicking each buttons the details about that button should be display on the same page.</w:t>
            </w:r>
            <w:r w:rsidRPr="00E00996">
              <w:rPr>
                <w:rFonts w:ascii="Aptos" w:hAnsi="Aptos" w:cs="Times New Roman"/>
              </w:rPr>
              <w:t> </w:t>
            </w:r>
          </w:p>
          <w:p w14:paraId="23241F13" w14:textId="77777777" w:rsidR="00E00996" w:rsidRPr="00E00996" w:rsidRDefault="00E00996" w:rsidP="00E00996">
            <w:pPr>
              <w:tabs>
                <w:tab w:val="left" w:pos="622"/>
              </w:tabs>
              <w:rPr>
                <w:rFonts w:ascii="Aptos" w:hAnsi="Aptos" w:cs="Times New Roman"/>
              </w:rPr>
            </w:pPr>
            <w:r w:rsidRPr="00E00996">
              <w:rPr>
                <w:rFonts w:ascii="Aptos" w:hAnsi="Aptos" w:cs="Times New Roman"/>
                <w:lang w:val="en-US"/>
              </w:rPr>
              <w:t> 5C) Design amrita login page by showing different campus on home page.upon clicking on each campus the details about each campus should be display on the same page use html and css to design a stylish webpage</w:t>
            </w:r>
            <w:r w:rsidRPr="00E00996">
              <w:rPr>
                <w:rFonts w:ascii="Aptos" w:hAnsi="Aptos" w:cs="Times New Roman"/>
              </w:rPr>
              <w:t> </w:t>
            </w:r>
          </w:p>
          <w:p w14:paraId="3BC8DA9E" w14:textId="77777777" w:rsidR="00E00996" w:rsidRPr="00E00996" w:rsidRDefault="00E00996" w:rsidP="00E00996">
            <w:pPr>
              <w:tabs>
                <w:tab w:val="left" w:pos="622"/>
              </w:tabs>
              <w:rPr>
                <w:rFonts w:ascii="Aptos" w:hAnsi="Aptos" w:cs="Times New Roman"/>
              </w:rPr>
            </w:pPr>
            <w:r w:rsidRPr="00E00996">
              <w:rPr>
                <w:rFonts w:ascii="Aptos" w:hAnsi="Aptos" w:cs="Times New Roman"/>
              </w:rPr>
              <w:t> </w:t>
            </w:r>
          </w:p>
          <w:p w14:paraId="4AED4D1F" w14:textId="77777777" w:rsidR="00F32240" w:rsidRPr="00F32240" w:rsidRDefault="00F32240" w:rsidP="00F32240">
            <w:pPr>
              <w:tabs>
                <w:tab w:val="left" w:pos="622"/>
              </w:tabs>
              <w:rPr>
                <w:rFonts w:ascii="Aptos" w:hAnsi="Aptos" w:cs="Times New Roman"/>
                <w:lang w:val="en-US"/>
              </w:rPr>
            </w:pPr>
          </w:p>
        </w:tc>
        <w:tc>
          <w:tcPr>
            <w:tcW w:w="1988" w:type="dxa"/>
          </w:tcPr>
          <w:p w14:paraId="0CB46E71" w14:textId="2AB1C4E1" w:rsidR="00F32240" w:rsidRPr="00977530" w:rsidRDefault="001D710D" w:rsidP="00607A66">
            <w:pPr>
              <w:jc w:val="center"/>
              <w:rPr>
                <w:rFonts w:ascii="Aptos" w:hAnsi="Aptos" w:cs="Times New Roman"/>
                <w:sz w:val="36"/>
                <w:szCs w:val="36"/>
              </w:rPr>
            </w:pPr>
            <w:r>
              <w:rPr>
                <w:rFonts w:ascii="Aptos" w:hAnsi="Aptos" w:cs="Times New Roman"/>
                <w:sz w:val="36"/>
                <w:szCs w:val="36"/>
              </w:rPr>
              <w:t>44-71</w:t>
            </w:r>
          </w:p>
        </w:tc>
        <w:tc>
          <w:tcPr>
            <w:tcW w:w="1898" w:type="dxa"/>
          </w:tcPr>
          <w:p w14:paraId="00FD8E31" w14:textId="77777777" w:rsidR="00F32240" w:rsidRPr="00977530" w:rsidRDefault="00F32240" w:rsidP="00607A66">
            <w:pPr>
              <w:jc w:val="center"/>
              <w:rPr>
                <w:rFonts w:ascii="Aptos" w:hAnsi="Aptos" w:cs="Times New Roman"/>
                <w:sz w:val="36"/>
                <w:szCs w:val="36"/>
              </w:rPr>
            </w:pPr>
          </w:p>
        </w:tc>
      </w:tr>
      <w:tr w:rsidR="00E00996" w:rsidRPr="00977530" w14:paraId="56B871BD" w14:textId="77777777" w:rsidTr="008444BD">
        <w:trPr>
          <w:trHeight w:val="1113"/>
        </w:trPr>
        <w:tc>
          <w:tcPr>
            <w:tcW w:w="1640" w:type="dxa"/>
          </w:tcPr>
          <w:p w14:paraId="78775FFB" w14:textId="272E116C" w:rsidR="00E00996" w:rsidRDefault="00E00996" w:rsidP="00607A66">
            <w:pPr>
              <w:spacing w:before="80"/>
              <w:jc w:val="center"/>
              <w:rPr>
                <w:rFonts w:ascii="Aptos" w:hAnsi="Aptos" w:cs="Times New Roman"/>
              </w:rPr>
            </w:pPr>
            <w:r>
              <w:rPr>
                <w:rFonts w:ascii="Aptos" w:hAnsi="Aptos" w:cs="Times New Roman"/>
              </w:rPr>
              <w:lastRenderedPageBreak/>
              <w:t>6.</w:t>
            </w:r>
          </w:p>
        </w:tc>
        <w:tc>
          <w:tcPr>
            <w:tcW w:w="4595" w:type="dxa"/>
          </w:tcPr>
          <w:p w14:paraId="70498C85" w14:textId="77777777" w:rsidR="006D35B4" w:rsidRPr="006D35B4" w:rsidRDefault="006D35B4" w:rsidP="006D35B4">
            <w:pPr>
              <w:tabs>
                <w:tab w:val="left" w:pos="622"/>
              </w:tabs>
              <w:rPr>
                <w:rFonts w:ascii="Aptos" w:hAnsi="Aptos" w:cs="Times New Roman"/>
              </w:rPr>
            </w:pPr>
            <w:r w:rsidRPr="006D35B4">
              <w:rPr>
                <w:rFonts w:ascii="Aptos" w:hAnsi="Aptos" w:cs="Times New Roman"/>
                <w:lang w:val="en-US"/>
              </w:rPr>
              <w:t>Week-6:</w:t>
            </w:r>
            <w:r w:rsidRPr="006D35B4">
              <w:rPr>
                <w:rFonts w:ascii="Aptos" w:hAnsi="Aptos" w:cs="Times New Roman"/>
              </w:rPr>
              <w:t> </w:t>
            </w:r>
          </w:p>
          <w:p w14:paraId="50A0BD1B" w14:textId="77777777" w:rsidR="006D35B4" w:rsidRPr="006D35B4" w:rsidRDefault="006D35B4" w:rsidP="006D35B4">
            <w:pPr>
              <w:tabs>
                <w:tab w:val="left" w:pos="622"/>
              </w:tabs>
              <w:rPr>
                <w:rFonts w:ascii="Aptos" w:hAnsi="Aptos" w:cs="Times New Roman"/>
              </w:rPr>
            </w:pPr>
            <w:r w:rsidRPr="006D35B4">
              <w:rPr>
                <w:rFonts w:ascii="Aptos" w:hAnsi="Aptos" w:cs="Times New Roman"/>
              </w:rPr>
              <w:t>Design a responsive e-commerce application using the grid layout. This application should contain different categories of products such as electronics, clothing, home-appliances, books. Based on the category we select corresponding products should be displayed on the sidebar. </w:t>
            </w:r>
          </w:p>
          <w:p w14:paraId="16AA05F0" w14:textId="3939CF7D" w:rsidR="00E00996" w:rsidRPr="006D35B4" w:rsidRDefault="006D35B4" w:rsidP="00E00996">
            <w:pPr>
              <w:tabs>
                <w:tab w:val="left" w:pos="622"/>
              </w:tabs>
              <w:rPr>
                <w:rFonts w:ascii="Aptos" w:hAnsi="Aptos" w:cs="Times New Roman"/>
              </w:rPr>
            </w:pPr>
            <w:r w:rsidRPr="006D35B4">
              <w:rPr>
                <w:rFonts w:ascii="Aptos" w:hAnsi="Aptos" w:cs="Times New Roman"/>
              </w:rPr>
              <w:t> </w:t>
            </w:r>
          </w:p>
        </w:tc>
        <w:tc>
          <w:tcPr>
            <w:tcW w:w="1988" w:type="dxa"/>
          </w:tcPr>
          <w:p w14:paraId="13B29571" w14:textId="4DC6EC05" w:rsidR="00E00996" w:rsidRPr="00977530" w:rsidRDefault="001D710D" w:rsidP="00607A66">
            <w:pPr>
              <w:jc w:val="center"/>
              <w:rPr>
                <w:rFonts w:ascii="Aptos" w:hAnsi="Aptos" w:cs="Times New Roman"/>
                <w:sz w:val="36"/>
                <w:szCs w:val="36"/>
              </w:rPr>
            </w:pPr>
            <w:r>
              <w:rPr>
                <w:rFonts w:ascii="Aptos" w:hAnsi="Aptos" w:cs="Times New Roman"/>
                <w:sz w:val="36"/>
                <w:szCs w:val="36"/>
              </w:rPr>
              <w:t>72-82</w:t>
            </w:r>
          </w:p>
        </w:tc>
        <w:tc>
          <w:tcPr>
            <w:tcW w:w="1898" w:type="dxa"/>
          </w:tcPr>
          <w:p w14:paraId="451BCDF1" w14:textId="77777777" w:rsidR="00E00996" w:rsidRPr="00977530" w:rsidRDefault="00E00996" w:rsidP="00607A66">
            <w:pPr>
              <w:jc w:val="center"/>
              <w:rPr>
                <w:rFonts w:ascii="Aptos" w:hAnsi="Aptos" w:cs="Times New Roman"/>
                <w:sz w:val="36"/>
                <w:szCs w:val="36"/>
              </w:rPr>
            </w:pPr>
          </w:p>
        </w:tc>
      </w:tr>
      <w:tr w:rsidR="006D35B4" w:rsidRPr="00977530" w14:paraId="5C10F6B1" w14:textId="77777777" w:rsidTr="008444BD">
        <w:trPr>
          <w:trHeight w:val="1113"/>
        </w:trPr>
        <w:tc>
          <w:tcPr>
            <w:tcW w:w="1640" w:type="dxa"/>
          </w:tcPr>
          <w:p w14:paraId="0B592E1E" w14:textId="29ABFB75" w:rsidR="006D35B4" w:rsidRDefault="006D35B4" w:rsidP="00607A66">
            <w:pPr>
              <w:spacing w:before="80"/>
              <w:jc w:val="center"/>
              <w:rPr>
                <w:rFonts w:ascii="Aptos" w:hAnsi="Aptos" w:cs="Times New Roman"/>
              </w:rPr>
            </w:pPr>
            <w:r>
              <w:rPr>
                <w:rFonts w:ascii="Aptos" w:hAnsi="Aptos" w:cs="Times New Roman"/>
              </w:rPr>
              <w:t>7.</w:t>
            </w:r>
          </w:p>
        </w:tc>
        <w:tc>
          <w:tcPr>
            <w:tcW w:w="4595" w:type="dxa"/>
          </w:tcPr>
          <w:p w14:paraId="16650FD3" w14:textId="77777777" w:rsidR="00F23810" w:rsidRPr="00F23810" w:rsidRDefault="00F23810" w:rsidP="00F23810">
            <w:pPr>
              <w:tabs>
                <w:tab w:val="left" w:pos="622"/>
              </w:tabs>
              <w:rPr>
                <w:rFonts w:ascii="Aptos" w:hAnsi="Aptos" w:cs="Times New Roman"/>
              </w:rPr>
            </w:pPr>
            <w:r w:rsidRPr="00F23810">
              <w:rPr>
                <w:rFonts w:ascii="Aptos" w:hAnsi="Aptos" w:cs="Times New Roman"/>
                <w:b/>
                <w:bCs/>
                <w:lang w:val="en-US"/>
              </w:rPr>
              <w:t>Week-7:</w:t>
            </w:r>
            <w:r w:rsidRPr="00F23810">
              <w:rPr>
                <w:rFonts w:ascii="Aptos" w:hAnsi="Aptos" w:cs="Times New Roman"/>
              </w:rPr>
              <w:t> </w:t>
            </w:r>
          </w:p>
          <w:p w14:paraId="3E1CC5BA" w14:textId="77777777" w:rsidR="00F23810" w:rsidRPr="00F23810" w:rsidRDefault="00F23810" w:rsidP="00F23810">
            <w:pPr>
              <w:tabs>
                <w:tab w:val="left" w:pos="622"/>
              </w:tabs>
              <w:rPr>
                <w:rFonts w:ascii="Aptos" w:hAnsi="Aptos" w:cs="Times New Roman"/>
              </w:rPr>
            </w:pPr>
            <w:r w:rsidRPr="00F23810">
              <w:rPr>
                <w:rFonts w:ascii="Aptos" w:hAnsi="Aptos" w:cs="Times New Roman"/>
                <w:u w:val="single"/>
              </w:rPr>
              <w:t> </w:t>
            </w:r>
            <w:r w:rsidRPr="00F23810">
              <w:rPr>
                <w:rFonts w:ascii="Aptos" w:hAnsi="Aptos" w:cs="Times New Roman"/>
              </w:rPr>
              <w:t>To create an account in github and create repository and add all the previous weeks tasks into one repository. </w:t>
            </w:r>
          </w:p>
          <w:p w14:paraId="774AFAA7" w14:textId="672FF3A6" w:rsidR="006D35B4" w:rsidRPr="00F23810" w:rsidRDefault="00F23810" w:rsidP="006D35B4">
            <w:pPr>
              <w:tabs>
                <w:tab w:val="left" w:pos="622"/>
              </w:tabs>
              <w:rPr>
                <w:rFonts w:ascii="Aptos" w:hAnsi="Aptos" w:cs="Times New Roman"/>
              </w:rPr>
            </w:pPr>
            <w:r w:rsidRPr="00F23810">
              <w:rPr>
                <w:rFonts w:ascii="Aptos" w:hAnsi="Aptos" w:cs="Times New Roman"/>
              </w:rPr>
              <w:t> </w:t>
            </w:r>
          </w:p>
        </w:tc>
        <w:tc>
          <w:tcPr>
            <w:tcW w:w="1988" w:type="dxa"/>
          </w:tcPr>
          <w:p w14:paraId="127EDCFF" w14:textId="0763A988" w:rsidR="006D35B4" w:rsidRPr="00977530" w:rsidRDefault="001D710D" w:rsidP="00607A66">
            <w:pPr>
              <w:jc w:val="center"/>
              <w:rPr>
                <w:rFonts w:ascii="Aptos" w:hAnsi="Aptos" w:cs="Times New Roman"/>
                <w:sz w:val="36"/>
                <w:szCs w:val="36"/>
              </w:rPr>
            </w:pPr>
            <w:r>
              <w:rPr>
                <w:rFonts w:ascii="Aptos" w:hAnsi="Aptos" w:cs="Times New Roman"/>
                <w:sz w:val="36"/>
                <w:szCs w:val="36"/>
              </w:rPr>
              <w:t>83-86</w:t>
            </w:r>
          </w:p>
        </w:tc>
        <w:tc>
          <w:tcPr>
            <w:tcW w:w="1898" w:type="dxa"/>
          </w:tcPr>
          <w:p w14:paraId="27F0CDB9" w14:textId="77777777" w:rsidR="006D35B4" w:rsidRPr="00977530" w:rsidRDefault="006D35B4" w:rsidP="00607A66">
            <w:pPr>
              <w:jc w:val="center"/>
              <w:rPr>
                <w:rFonts w:ascii="Aptos" w:hAnsi="Aptos" w:cs="Times New Roman"/>
                <w:sz w:val="36"/>
                <w:szCs w:val="36"/>
              </w:rPr>
            </w:pPr>
          </w:p>
        </w:tc>
      </w:tr>
      <w:tr w:rsidR="00C95B96" w:rsidRPr="00977530" w14:paraId="1A3E8A68" w14:textId="77777777" w:rsidTr="008444BD">
        <w:trPr>
          <w:trHeight w:val="1113"/>
        </w:trPr>
        <w:tc>
          <w:tcPr>
            <w:tcW w:w="1640" w:type="dxa"/>
          </w:tcPr>
          <w:p w14:paraId="2142EB54" w14:textId="675FEFEB" w:rsidR="00C95B96" w:rsidRDefault="00C95B96" w:rsidP="00607A66">
            <w:pPr>
              <w:spacing w:before="80"/>
              <w:jc w:val="center"/>
              <w:rPr>
                <w:rFonts w:ascii="Aptos" w:hAnsi="Aptos" w:cs="Times New Roman"/>
              </w:rPr>
            </w:pPr>
            <w:r>
              <w:rPr>
                <w:rFonts w:ascii="Aptos" w:hAnsi="Aptos" w:cs="Times New Roman"/>
              </w:rPr>
              <w:t>8.</w:t>
            </w:r>
          </w:p>
        </w:tc>
        <w:tc>
          <w:tcPr>
            <w:tcW w:w="4595" w:type="dxa"/>
          </w:tcPr>
          <w:p w14:paraId="712A8B0C" w14:textId="77777777" w:rsidR="001E59B1" w:rsidRPr="001E59B1" w:rsidRDefault="001E59B1" w:rsidP="001E59B1">
            <w:pPr>
              <w:tabs>
                <w:tab w:val="left" w:pos="622"/>
              </w:tabs>
              <w:rPr>
                <w:rFonts w:ascii="Aptos" w:hAnsi="Aptos" w:cs="Times New Roman"/>
                <w:b/>
                <w:bCs/>
              </w:rPr>
            </w:pPr>
            <w:r w:rsidRPr="001E59B1">
              <w:rPr>
                <w:rFonts w:ascii="Aptos" w:hAnsi="Aptos" w:cs="Times New Roman"/>
                <w:b/>
                <w:bCs/>
                <w:lang w:val="en-US"/>
              </w:rPr>
              <w:t>Week-8 :</w:t>
            </w:r>
            <w:r w:rsidRPr="001E59B1">
              <w:rPr>
                <w:rFonts w:ascii="Aptos" w:hAnsi="Aptos" w:cs="Times New Roman"/>
                <w:b/>
                <w:bCs/>
              </w:rPr>
              <w:t> </w:t>
            </w:r>
          </w:p>
          <w:p w14:paraId="08253B88" w14:textId="77777777" w:rsidR="001E59B1" w:rsidRPr="001E59B1" w:rsidRDefault="001E59B1" w:rsidP="001E59B1">
            <w:pPr>
              <w:tabs>
                <w:tab w:val="left" w:pos="622"/>
              </w:tabs>
              <w:rPr>
                <w:rFonts w:ascii="Aptos" w:hAnsi="Aptos" w:cs="Times New Roman"/>
                <w:b/>
                <w:bCs/>
              </w:rPr>
            </w:pPr>
            <w:r w:rsidRPr="001E59B1">
              <w:rPr>
                <w:rFonts w:ascii="Aptos" w:hAnsi="Aptos" w:cs="Times New Roman"/>
                <w:b/>
                <w:bCs/>
                <w:lang w:val="en-US"/>
              </w:rPr>
              <w:t> A) : To create a webpage that displays a square that continuously rotates 360</w:t>
            </w:r>
            <w:r w:rsidRPr="001E59B1">
              <w:rPr>
                <w:rFonts w:ascii="Cambria Math" w:hAnsi="Cambria Math" w:cs="Cambria Math"/>
                <w:b/>
                <w:bCs/>
                <w:lang w:val="en-US"/>
              </w:rPr>
              <w:t>𝑜</w:t>
            </w:r>
            <w:r w:rsidRPr="001E59B1">
              <w:rPr>
                <w:rFonts w:ascii="Aptos" w:hAnsi="Aptos" w:cs="Times New Roman"/>
                <w:b/>
                <w:bCs/>
                <w:lang w:val="en-US"/>
              </w:rPr>
              <w:t> using css animations. </w:t>
            </w:r>
            <w:r w:rsidRPr="001E59B1">
              <w:rPr>
                <w:rFonts w:ascii="Aptos" w:hAnsi="Aptos" w:cs="Times New Roman"/>
                <w:b/>
                <w:bCs/>
              </w:rPr>
              <w:t> </w:t>
            </w:r>
          </w:p>
          <w:p w14:paraId="176980BD" w14:textId="77777777" w:rsidR="001E59B1" w:rsidRPr="001E59B1" w:rsidRDefault="001E59B1" w:rsidP="001E59B1">
            <w:pPr>
              <w:tabs>
                <w:tab w:val="left" w:pos="622"/>
              </w:tabs>
              <w:rPr>
                <w:rFonts w:ascii="Aptos" w:hAnsi="Aptos" w:cs="Times New Roman"/>
                <w:b/>
                <w:bCs/>
              </w:rPr>
            </w:pPr>
            <w:r w:rsidRPr="001E59B1">
              <w:rPr>
                <w:rFonts w:ascii="Aptos" w:hAnsi="Aptos" w:cs="Times New Roman"/>
                <w:b/>
                <w:bCs/>
                <w:lang w:val="en-US"/>
              </w:rPr>
              <w:t>B) : To create a ball that moves up and down continuously using css Animations.</w:t>
            </w:r>
            <w:r w:rsidRPr="001E59B1">
              <w:rPr>
                <w:rFonts w:ascii="Aptos" w:hAnsi="Aptos" w:cs="Times New Roman"/>
                <w:b/>
                <w:bCs/>
              </w:rPr>
              <w:t> </w:t>
            </w:r>
          </w:p>
          <w:p w14:paraId="457C8C35" w14:textId="77777777" w:rsidR="001E59B1" w:rsidRPr="001E59B1" w:rsidRDefault="001E59B1" w:rsidP="001E59B1">
            <w:pPr>
              <w:tabs>
                <w:tab w:val="left" w:pos="622"/>
              </w:tabs>
              <w:rPr>
                <w:rFonts w:ascii="Aptos" w:hAnsi="Aptos" w:cs="Times New Roman"/>
                <w:b/>
                <w:bCs/>
              </w:rPr>
            </w:pPr>
            <w:r w:rsidRPr="001E59B1">
              <w:rPr>
                <w:rFonts w:ascii="Aptos" w:hAnsi="Aptos" w:cs="Times New Roman"/>
                <w:b/>
                <w:bCs/>
                <w:lang w:val="en-US"/>
              </w:rPr>
              <w:t> C): To create a ball that moves horizontally and rotates at same time.</w:t>
            </w:r>
            <w:r w:rsidRPr="001E59B1">
              <w:rPr>
                <w:rFonts w:ascii="Aptos" w:hAnsi="Aptos" w:cs="Times New Roman"/>
                <w:b/>
                <w:bCs/>
              </w:rPr>
              <w:t> </w:t>
            </w:r>
          </w:p>
          <w:p w14:paraId="1F4AAF96" w14:textId="77777777" w:rsidR="00C95B96" w:rsidRPr="00F23810" w:rsidRDefault="00C95B96" w:rsidP="00F23810">
            <w:pPr>
              <w:tabs>
                <w:tab w:val="left" w:pos="622"/>
              </w:tabs>
              <w:rPr>
                <w:rFonts w:ascii="Aptos" w:hAnsi="Aptos" w:cs="Times New Roman"/>
                <w:b/>
                <w:bCs/>
                <w:lang w:val="en-US"/>
              </w:rPr>
            </w:pPr>
          </w:p>
        </w:tc>
        <w:tc>
          <w:tcPr>
            <w:tcW w:w="1988" w:type="dxa"/>
          </w:tcPr>
          <w:p w14:paraId="0F3EDE91" w14:textId="03C6CEA9" w:rsidR="00C95B96" w:rsidRPr="00977530" w:rsidRDefault="001D710D" w:rsidP="00607A66">
            <w:pPr>
              <w:jc w:val="center"/>
              <w:rPr>
                <w:rFonts w:ascii="Aptos" w:hAnsi="Aptos" w:cs="Times New Roman"/>
                <w:sz w:val="36"/>
                <w:szCs w:val="36"/>
              </w:rPr>
            </w:pPr>
            <w:r>
              <w:rPr>
                <w:rFonts w:ascii="Aptos" w:hAnsi="Aptos" w:cs="Times New Roman"/>
                <w:sz w:val="36"/>
                <w:szCs w:val="36"/>
              </w:rPr>
              <w:t>87-91</w:t>
            </w:r>
          </w:p>
        </w:tc>
        <w:tc>
          <w:tcPr>
            <w:tcW w:w="1898" w:type="dxa"/>
          </w:tcPr>
          <w:p w14:paraId="79ED28AE" w14:textId="77777777" w:rsidR="00C95B96" w:rsidRPr="00977530" w:rsidRDefault="00C95B96" w:rsidP="00607A66">
            <w:pPr>
              <w:jc w:val="center"/>
              <w:rPr>
                <w:rFonts w:ascii="Aptos" w:hAnsi="Aptos" w:cs="Times New Roman"/>
                <w:sz w:val="36"/>
                <w:szCs w:val="36"/>
              </w:rPr>
            </w:pPr>
          </w:p>
        </w:tc>
      </w:tr>
      <w:tr w:rsidR="006A53E9" w:rsidRPr="00977530" w14:paraId="01CABDD9" w14:textId="77777777" w:rsidTr="008444BD">
        <w:trPr>
          <w:trHeight w:val="1113"/>
        </w:trPr>
        <w:tc>
          <w:tcPr>
            <w:tcW w:w="1640" w:type="dxa"/>
          </w:tcPr>
          <w:p w14:paraId="650060C1" w14:textId="4BA12D73" w:rsidR="006A53E9" w:rsidRDefault="006A53E9" w:rsidP="00607A66">
            <w:pPr>
              <w:spacing w:before="80"/>
              <w:jc w:val="center"/>
              <w:rPr>
                <w:rFonts w:ascii="Aptos" w:hAnsi="Aptos" w:cs="Times New Roman"/>
              </w:rPr>
            </w:pPr>
            <w:r>
              <w:rPr>
                <w:rFonts w:ascii="Aptos" w:hAnsi="Aptos" w:cs="Times New Roman"/>
              </w:rPr>
              <w:t>9.</w:t>
            </w:r>
          </w:p>
        </w:tc>
        <w:tc>
          <w:tcPr>
            <w:tcW w:w="4595" w:type="dxa"/>
          </w:tcPr>
          <w:p w14:paraId="5A8CAD85" w14:textId="113C6EDA" w:rsidR="006A53E9" w:rsidRPr="001E59B1" w:rsidRDefault="006A53E9" w:rsidP="001E59B1">
            <w:pPr>
              <w:tabs>
                <w:tab w:val="left" w:pos="622"/>
              </w:tabs>
              <w:rPr>
                <w:rFonts w:ascii="Aptos" w:hAnsi="Aptos" w:cs="Times New Roman"/>
                <w:b/>
                <w:bCs/>
                <w:lang w:val="en-US"/>
              </w:rPr>
            </w:pPr>
            <w:r w:rsidRPr="006A53E9">
              <w:rPr>
                <w:rFonts w:ascii="Aptos" w:hAnsi="Aptos" w:cs="Times New Roman"/>
                <w:b/>
                <w:bCs/>
                <w:lang w:val="en-US"/>
              </w:rPr>
              <w:t>9.A)Aim: Week 9:Create a webpage using html,css,js based on the give conditions, create a button for each program , based on the button, clicked the corresponding program has to be executed and should display the logics for each button includes finding an even or odd number , prime or not , factorial of a number , Armstrong or not use appropriate design to display the output.</w:t>
            </w:r>
          </w:p>
        </w:tc>
        <w:tc>
          <w:tcPr>
            <w:tcW w:w="1988" w:type="dxa"/>
          </w:tcPr>
          <w:p w14:paraId="61E9A640" w14:textId="2F68AB01" w:rsidR="006A53E9" w:rsidRDefault="006A53E9" w:rsidP="00607A66">
            <w:pPr>
              <w:jc w:val="center"/>
              <w:rPr>
                <w:rFonts w:ascii="Aptos" w:hAnsi="Aptos" w:cs="Times New Roman"/>
                <w:sz w:val="36"/>
                <w:szCs w:val="36"/>
              </w:rPr>
            </w:pPr>
            <w:r>
              <w:rPr>
                <w:rFonts w:ascii="Aptos" w:hAnsi="Aptos" w:cs="Times New Roman"/>
                <w:sz w:val="36"/>
                <w:szCs w:val="36"/>
              </w:rPr>
              <w:t>91-100</w:t>
            </w:r>
          </w:p>
        </w:tc>
        <w:tc>
          <w:tcPr>
            <w:tcW w:w="1898" w:type="dxa"/>
          </w:tcPr>
          <w:p w14:paraId="5B9BC468" w14:textId="77777777" w:rsidR="006A53E9" w:rsidRPr="00977530" w:rsidRDefault="006A53E9" w:rsidP="00607A66">
            <w:pPr>
              <w:jc w:val="center"/>
              <w:rPr>
                <w:rFonts w:ascii="Aptos" w:hAnsi="Aptos" w:cs="Times New Roman"/>
                <w:sz w:val="36"/>
                <w:szCs w:val="36"/>
              </w:rPr>
            </w:pPr>
          </w:p>
        </w:tc>
      </w:tr>
      <w:tr w:rsidR="006A53E9" w:rsidRPr="00977530" w14:paraId="7C3679D6" w14:textId="77777777" w:rsidTr="008444BD">
        <w:trPr>
          <w:trHeight w:val="1113"/>
        </w:trPr>
        <w:tc>
          <w:tcPr>
            <w:tcW w:w="1640" w:type="dxa"/>
          </w:tcPr>
          <w:p w14:paraId="7C5266E0" w14:textId="61DF750D" w:rsidR="006A53E9" w:rsidRDefault="006A53E9" w:rsidP="00607A66">
            <w:pPr>
              <w:spacing w:before="80"/>
              <w:jc w:val="center"/>
              <w:rPr>
                <w:rFonts w:ascii="Aptos" w:hAnsi="Aptos" w:cs="Times New Roman"/>
              </w:rPr>
            </w:pPr>
            <w:r>
              <w:rPr>
                <w:rFonts w:ascii="Aptos" w:hAnsi="Aptos" w:cs="Times New Roman"/>
              </w:rPr>
              <w:t>10.</w:t>
            </w:r>
          </w:p>
        </w:tc>
        <w:tc>
          <w:tcPr>
            <w:tcW w:w="4595" w:type="dxa"/>
          </w:tcPr>
          <w:p w14:paraId="3FF18FB9" w14:textId="77777777" w:rsidR="006A53E9" w:rsidRPr="005A0A88" w:rsidRDefault="006A53E9" w:rsidP="006A53E9">
            <w:pPr>
              <w:tabs>
                <w:tab w:val="left" w:pos="1068"/>
              </w:tabs>
              <w:rPr>
                <w:rFonts w:ascii="Times New Roman" w:hAnsi="Times New Roman" w:cs="Times New Roman"/>
                <w:sz w:val="28"/>
                <w:szCs w:val="28"/>
              </w:rPr>
            </w:pPr>
            <w:r w:rsidRPr="005A0A88">
              <w:rPr>
                <w:rFonts w:ascii="Times New Roman" w:hAnsi="Times New Roman" w:cs="Times New Roman"/>
                <w:sz w:val="28"/>
                <w:szCs w:val="28"/>
              </w:rPr>
              <w:t xml:space="preserve">10) )Aim: write JavaScript conditional statement to find the sign of product of three numbers using functions .Display an alert box with specified sign .write a java script conditional statements to sort 3 numbers using functions display an alert box to show the result.write a java script conditional statement to find largest of find largest of five numbers using function and onclick event .display an alert box to show the result .write a java script for loop that will iterate </w:t>
            </w:r>
            <w:r w:rsidRPr="005A0A88">
              <w:rPr>
                <w:rFonts w:ascii="Times New Roman" w:hAnsi="Times New Roman" w:cs="Times New Roman"/>
                <w:sz w:val="28"/>
                <w:szCs w:val="28"/>
              </w:rPr>
              <w:lastRenderedPageBreak/>
              <w:t>from 0 to 15. For each iteration ,it will check if the current number odd or even , and display a message on screen .write a java script program to read 6 subjects marks from the student then computes the average marks of students then , this average is used to determine the corresponding grade</w:t>
            </w:r>
          </w:p>
          <w:p w14:paraId="004196BD" w14:textId="77777777" w:rsidR="006A53E9" w:rsidRPr="006A53E9" w:rsidRDefault="006A53E9" w:rsidP="001E59B1">
            <w:pPr>
              <w:tabs>
                <w:tab w:val="left" w:pos="622"/>
              </w:tabs>
              <w:rPr>
                <w:rFonts w:ascii="Aptos" w:hAnsi="Aptos" w:cs="Times New Roman"/>
                <w:b/>
                <w:bCs/>
                <w:lang w:val="en-US"/>
              </w:rPr>
            </w:pPr>
          </w:p>
        </w:tc>
        <w:tc>
          <w:tcPr>
            <w:tcW w:w="1988" w:type="dxa"/>
          </w:tcPr>
          <w:p w14:paraId="6F4091C5" w14:textId="7668F821" w:rsidR="006A53E9" w:rsidRDefault="006A53E9" w:rsidP="00607A66">
            <w:pPr>
              <w:jc w:val="center"/>
              <w:rPr>
                <w:rFonts w:ascii="Aptos" w:hAnsi="Aptos" w:cs="Times New Roman"/>
                <w:sz w:val="36"/>
                <w:szCs w:val="36"/>
              </w:rPr>
            </w:pPr>
            <w:r>
              <w:rPr>
                <w:rFonts w:ascii="Aptos" w:hAnsi="Aptos" w:cs="Times New Roman"/>
                <w:sz w:val="36"/>
                <w:szCs w:val="36"/>
              </w:rPr>
              <w:lastRenderedPageBreak/>
              <w:t>100-105</w:t>
            </w:r>
          </w:p>
        </w:tc>
        <w:tc>
          <w:tcPr>
            <w:tcW w:w="1898" w:type="dxa"/>
          </w:tcPr>
          <w:p w14:paraId="1B252CDA" w14:textId="77777777" w:rsidR="006A53E9" w:rsidRPr="00977530" w:rsidRDefault="006A53E9" w:rsidP="00607A66">
            <w:pPr>
              <w:jc w:val="center"/>
              <w:rPr>
                <w:rFonts w:ascii="Aptos" w:hAnsi="Aptos" w:cs="Times New Roman"/>
                <w:sz w:val="36"/>
                <w:szCs w:val="36"/>
              </w:rPr>
            </w:pPr>
          </w:p>
        </w:tc>
      </w:tr>
      <w:tr w:rsidR="00BA1EE2" w:rsidRPr="00977530" w14:paraId="5B6A8A7A" w14:textId="77777777" w:rsidTr="008444BD">
        <w:trPr>
          <w:trHeight w:val="1113"/>
        </w:trPr>
        <w:tc>
          <w:tcPr>
            <w:tcW w:w="1640" w:type="dxa"/>
          </w:tcPr>
          <w:p w14:paraId="3D8600DE" w14:textId="77777777" w:rsidR="00BA1EE2" w:rsidRDefault="00BA1EE2" w:rsidP="00607A66">
            <w:pPr>
              <w:spacing w:before="80"/>
              <w:jc w:val="center"/>
              <w:rPr>
                <w:rFonts w:ascii="Aptos" w:hAnsi="Aptos" w:cs="Times New Roman"/>
              </w:rPr>
            </w:pPr>
            <w:r>
              <w:rPr>
                <w:rFonts w:ascii="Aptos" w:hAnsi="Aptos" w:cs="Times New Roman"/>
              </w:rPr>
              <w:t>11.</w:t>
            </w:r>
          </w:p>
          <w:p w14:paraId="0F03592A" w14:textId="77777777" w:rsidR="009659DF" w:rsidRDefault="009659DF" w:rsidP="00607A66">
            <w:pPr>
              <w:spacing w:before="80"/>
              <w:jc w:val="center"/>
              <w:rPr>
                <w:rFonts w:ascii="Aptos" w:hAnsi="Aptos" w:cs="Times New Roman"/>
              </w:rPr>
            </w:pPr>
          </w:p>
          <w:p w14:paraId="6C4FC282" w14:textId="77777777" w:rsidR="009659DF" w:rsidRDefault="009659DF" w:rsidP="00607A66">
            <w:pPr>
              <w:spacing w:before="80"/>
              <w:jc w:val="center"/>
              <w:rPr>
                <w:rFonts w:ascii="Aptos" w:hAnsi="Aptos" w:cs="Times New Roman"/>
              </w:rPr>
            </w:pPr>
          </w:p>
          <w:p w14:paraId="72B7B21F" w14:textId="77777777" w:rsidR="009659DF" w:rsidRDefault="009659DF" w:rsidP="00607A66">
            <w:pPr>
              <w:spacing w:before="80"/>
              <w:jc w:val="center"/>
              <w:rPr>
                <w:rFonts w:ascii="Aptos" w:hAnsi="Aptos" w:cs="Times New Roman"/>
              </w:rPr>
            </w:pPr>
          </w:p>
          <w:p w14:paraId="0D06816D" w14:textId="77777777" w:rsidR="009659DF" w:rsidRDefault="009659DF" w:rsidP="00607A66">
            <w:pPr>
              <w:spacing w:before="80"/>
              <w:jc w:val="center"/>
              <w:rPr>
                <w:rFonts w:ascii="Aptos" w:hAnsi="Aptos" w:cs="Times New Roman"/>
              </w:rPr>
            </w:pPr>
          </w:p>
          <w:p w14:paraId="0D04B927" w14:textId="77777777" w:rsidR="009659DF" w:rsidRDefault="009659DF" w:rsidP="00607A66">
            <w:pPr>
              <w:spacing w:before="80"/>
              <w:jc w:val="center"/>
              <w:rPr>
                <w:rFonts w:ascii="Aptos" w:hAnsi="Aptos" w:cs="Times New Roman"/>
              </w:rPr>
            </w:pPr>
          </w:p>
          <w:p w14:paraId="6D24B33E" w14:textId="77777777" w:rsidR="009659DF" w:rsidRDefault="009659DF" w:rsidP="00607A66">
            <w:pPr>
              <w:spacing w:before="80"/>
              <w:jc w:val="center"/>
              <w:rPr>
                <w:rFonts w:ascii="Aptos" w:hAnsi="Aptos" w:cs="Times New Roman"/>
              </w:rPr>
            </w:pPr>
          </w:p>
          <w:p w14:paraId="14556B03" w14:textId="77777777" w:rsidR="009659DF" w:rsidRDefault="009659DF" w:rsidP="00607A66">
            <w:pPr>
              <w:spacing w:before="80"/>
              <w:jc w:val="center"/>
              <w:rPr>
                <w:rFonts w:ascii="Aptos" w:hAnsi="Aptos" w:cs="Times New Roman"/>
              </w:rPr>
            </w:pPr>
          </w:p>
          <w:p w14:paraId="40FBE20F" w14:textId="77777777" w:rsidR="009659DF" w:rsidRDefault="009659DF" w:rsidP="00607A66">
            <w:pPr>
              <w:spacing w:before="80"/>
              <w:jc w:val="center"/>
              <w:rPr>
                <w:rFonts w:ascii="Aptos" w:hAnsi="Aptos" w:cs="Times New Roman"/>
              </w:rPr>
            </w:pPr>
          </w:p>
          <w:p w14:paraId="48C2BA37" w14:textId="77777777" w:rsidR="009659DF" w:rsidRDefault="009659DF" w:rsidP="00607A66">
            <w:pPr>
              <w:spacing w:before="80"/>
              <w:jc w:val="center"/>
              <w:rPr>
                <w:rFonts w:ascii="Aptos" w:hAnsi="Aptos" w:cs="Times New Roman"/>
              </w:rPr>
            </w:pPr>
          </w:p>
          <w:p w14:paraId="3EF9BD81" w14:textId="77777777" w:rsidR="009659DF" w:rsidRDefault="009659DF" w:rsidP="00607A66">
            <w:pPr>
              <w:spacing w:before="80"/>
              <w:jc w:val="center"/>
              <w:rPr>
                <w:rFonts w:ascii="Aptos" w:hAnsi="Aptos" w:cs="Times New Roman"/>
              </w:rPr>
            </w:pPr>
          </w:p>
          <w:p w14:paraId="0F59C7F3" w14:textId="77777777" w:rsidR="009659DF" w:rsidRDefault="009659DF" w:rsidP="00607A66">
            <w:pPr>
              <w:spacing w:before="80"/>
              <w:jc w:val="center"/>
              <w:rPr>
                <w:rFonts w:ascii="Aptos" w:hAnsi="Aptos" w:cs="Times New Roman"/>
              </w:rPr>
            </w:pPr>
          </w:p>
          <w:p w14:paraId="157AFCFE" w14:textId="77777777" w:rsidR="009659DF" w:rsidRDefault="009659DF" w:rsidP="00607A66">
            <w:pPr>
              <w:spacing w:before="80"/>
              <w:jc w:val="center"/>
              <w:rPr>
                <w:rFonts w:ascii="Aptos" w:hAnsi="Aptos" w:cs="Times New Roman"/>
              </w:rPr>
            </w:pPr>
          </w:p>
          <w:p w14:paraId="37167429" w14:textId="77777777" w:rsidR="009659DF" w:rsidRDefault="009659DF" w:rsidP="00607A66">
            <w:pPr>
              <w:spacing w:before="80"/>
              <w:jc w:val="center"/>
              <w:rPr>
                <w:rFonts w:ascii="Aptos" w:hAnsi="Aptos" w:cs="Times New Roman"/>
              </w:rPr>
            </w:pPr>
          </w:p>
          <w:p w14:paraId="23EB6DC1" w14:textId="77777777" w:rsidR="009659DF" w:rsidRDefault="009659DF" w:rsidP="00607A66">
            <w:pPr>
              <w:spacing w:before="80"/>
              <w:jc w:val="center"/>
              <w:rPr>
                <w:rFonts w:ascii="Aptos" w:hAnsi="Aptos" w:cs="Times New Roman"/>
              </w:rPr>
            </w:pPr>
          </w:p>
          <w:p w14:paraId="0013692A" w14:textId="77777777" w:rsidR="009659DF" w:rsidRDefault="009659DF" w:rsidP="00607A66">
            <w:pPr>
              <w:spacing w:before="80"/>
              <w:jc w:val="center"/>
              <w:rPr>
                <w:rFonts w:ascii="Aptos" w:hAnsi="Aptos" w:cs="Times New Roman"/>
              </w:rPr>
            </w:pPr>
          </w:p>
          <w:p w14:paraId="7F1822DC" w14:textId="77777777" w:rsidR="009659DF" w:rsidRDefault="009659DF" w:rsidP="00607A66">
            <w:pPr>
              <w:spacing w:before="80"/>
              <w:jc w:val="center"/>
              <w:rPr>
                <w:rFonts w:ascii="Aptos" w:hAnsi="Aptos" w:cs="Times New Roman"/>
              </w:rPr>
            </w:pPr>
          </w:p>
          <w:p w14:paraId="48628B38" w14:textId="77777777" w:rsidR="009659DF" w:rsidRDefault="009659DF" w:rsidP="00607A66">
            <w:pPr>
              <w:spacing w:before="80"/>
              <w:jc w:val="center"/>
              <w:rPr>
                <w:rFonts w:ascii="Aptos" w:hAnsi="Aptos" w:cs="Times New Roman"/>
              </w:rPr>
            </w:pPr>
          </w:p>
          <w:p w14:paraId="66FD0337" w14:textId="77777777" w:rsidR="009659DF" w:rsidRDefault="009659DF" w:rsidP="00607A66">
            <w:pPr>
              <w:spacing w:before="80"/>
              <w:jc w:val="center"/>
              <w:rPr>
                <w:rFonts w:ascii="Aptos" w:hAnsi="Aptos" w:cs="Times New Roman"/>
              </w:rPr>
            </w:pPr>
          </w:p>
          <w:p w14:paraId="79E14BA7" w14:textId="77777777" w:rsidR="009659DF" w:rsidRDefault="009659DF" w:rsidP="00607A66">
            <w:pPr>
              <w:spacing w:before="80"/>
              <w:jc w:val="center"/>
              <w:rPr>
                <w:rFonts w:ascii="Aptos" w:hAnsi="Aptos" w:cs="Times New Roman"/>
              </w:rPr>
            </w:pPr>
          </w:p>
          <w:p w14:paraId="18DA65B0" w14:textId="77777777" w:rsidR="009659DF" w:rsidRDefault="009659DF" w:rsidP="00607A66">
            <w:pPr>
              <w:spacing w:before="80"/>
              <w:jc w:val="center"/>
              <w:rPr>
                <w:rFonts w:ascii="Aptos" w:hAnsi="Aptos" w:cs="Times New Roman"/>
              </w:rPr>
            </w:pPr>
          </w:p>
          <w:p w14:paraId="63866182" w14:textId="77777777" w:rsidR="009659DF" w:rsidRDefault="009659DF" w:rsidP="00607A66">
            <w:pPr>
              <w:spacing w:before="80"/>
              <w:jc w:val="center"/>
              <w:rPr>
                <w:rFonts w:ascii="Aptos" w:hAnsi="Aptos" w:cs="Times New Roman"/>
              </w:rPr>
            </w:pPr>
          </w:p>
          <w:p w14:paraId="008A8E4D" w14:textId="77777777" w:rsidR="009659DF" w:rsidRDefault="009659DF" w:rsidP="00607A66">
            <w:pPr>
              <w:spacing w:before="80"/>
              <w:jc w:val="center"/>
              <w:rPr>
                <w:rFonts w:ascii="Aptos" w:hAnsi="Aptos" w:cs="Times New Roman"/>
              </w:rPr>
            </w:pPr>
          </w:p>
          <w:p w14:paraId="36AAC82A" w14:textId="77777777" w:rsidR="009659DF" w:rsidRDefault="009659DF" w:rsidP="00607A66">
            <w:pPr>
              <w:spacing w:before="80"/>
              <w:jc w:val="center"/>
              <w:rPr>
                <w:rFonts w:ascii="Aptos" w:hAnsi="Aptos" w:cs="Times New Roman"/>
              </w:rPr>
            </w:pPr>
          </w:p>
          <w:p w14:paraId="02BAC454" w14:textId="77777777" w:rsidR="009659DF" w:rsidRDefault="009659DF" w:rsidP="00607A66">
            <w:pPr>
              <w:spacing w:before="80"/>
              <w:jc w:val="center"/>
              <w:rPr>
                <w:rFonts w:ascii="Aptos" w:hAnsi="Aptos" w:cs="Times New Roman"/>
              </w:rPr>
            </w:pPr>
          </w:p>
          <w:p w14:paraId="748DED9B" w14:textId="77777777" w:rsidR="009659DF" w:rsidRDefault="009659DF" w:rsidP="00607A66">
            <w:pPr>
              <w:spacing w:before="80"/>
              <w:jc w:val="center"/>
              <w:rPr>
                <w:rFonts w:ascii="Aptos" w:hAnsi="Aptos" w:cs="Times New Roman"/>
              </w:rPr>
            </w:pPr>
          </w:p>
          <w:p w14:paraId="72B8A384" w14:textId="77777777" w:rsidR="009659DF" w:rsidRDefault="009659DF" w:rsidP="00607A66">
            <w:pPr>
              <w:spacing w:before="80"/>
              <w:jc w:val="center"/>
              <w:rPr>
                <w:rFonts w:ascii="Aptos" w:hAnsi="Aptos" w:cs="Times New Roman"/>
              </w:rPr>
            </w:pPr>
          </w:p>
          <w:p w14:paraId="4FB344A0" w14:textId="77777777" w:rsidR="009659DF" w:rsidRDefault="009659DF" w:rsidP="00607A66">
            <w:pPr>
              <w:spacing w:before="80"/>
              <w:jc w:val="center"/>
              <w:rPr>
                <w:rFonts w:ascii="Aptos" w:hAnsi="Aptos" w:cs="Times New Roman"/>
              </w:rPr>
            </w:pPr>
          </w:p>
          <w:p w14:paraId="1973EDE9" w14:textId="77777777" w:rsidR="009659DF" w:rsidRDefault="009659DF" w:rsidP="00607A66">
            <w:pPr>
              <w:spacing w:before="80"/>
              <w:jc w:val="center"/>
              <w:rPr>
                <w:rFonts w:ascii="Aptos" w:hAnsi="Aptos" w:cs="Times New Roman"/>
              </w:rPr>
            </w:pPr>
          </w:p>
          <w:p w14:paraId="756AA86B" w14:textId="77777777" w:rsidR="009659DF" w:rsidRDefault="009659DF" w:rsidP="00607A66">
            <w:pPr>
              <w:spacing w:before="80"/>
              <w:jc w:val="center"/>
              <w:rPr>
                <w:rFonts w:ascii="Aptos" w:hAnsi="Aptos" w:cs="Times New Roman"/>
              </w:rPr>
            </w:pPr>
          </w:p>
          <w:p w14:paraId="07E09872" w14:textId="77777777" w:rsidR="009659DF" w:rsidRDefault="009659DF" w:rsidP="00607A66">
            <w:pPr>
              <w:spacing w:before="80"/>
              <w:jc w:val="center"/>
              <w:rPr>
                <w:rFonts w:ascii="Aptos" w:hAnsi="Aptos" w:cs="Times New Roman"/>
              </w:rPr>
            </w:pPr>
          </w:p>
          <w:p w14:paraId="4B4AF974" w14:textId="77777777" w:rsidR="009659DF" w:rsidRDefault="009659DF" w:rsidP="00607A66">
            <w:pPr>
              <w:spacing w:before="80"/>
              <w:jc w:val="center"/>
              <w:rPr>
                <w:rFonts w:ascii="Aptos" w:hAnsi="Aptos" w:cs="Times New Roman"/>
              </w:rPr>
            </w:pPr>
          </w:p>
          <w:p w14:paraId="5F23DC7E" w14:textId="3CC9C1D6" w:rsidR="009659DF" w:rsidRDefault="009659DF" w:rsidP="00607A66">
            <w:pPr>
              <w:spacing w:before="80"/>
              <w:jc w:val="center"/>
              <w:rPr>
                <w:rFonts w:ascii="Aptos" w:hAnsi="Aptos" w:cs="Times New Roman"/>
              </w:rPr>
            </w:pPr>
            <w:r>
              <w:rPr>
                <w:rFonts w:ascii="Aptos" w:hAnsi="Aptos" w:cs="Times New Roman"/>
              </w:rPr>
              <w:t>12.</w:t>
            </w:r>
          </w:p>
        </w:tc>
        <w:tc>
          <w:tcPr>
            <w:tcW w:w="4595" w:type="dxa"/>
          </w:tcPr>
          <w:p w14:paraId="594F0013" w14:textId="77777777" w:rsidR="00BA1EE2" w:rsidRPr="00BA1EE2" w:rsidRDefault="00BA1EE2" w:rsidP="00BA1EE2">
            <w:pPr>
              <w:tabs>
                <w:tab w:val="left" w:pos="1068"/>
              </w:tabs>
              <w:rPr>
                <w:rFonts w:ascii="Times New Roman" w:hAnsi="Times New Roman" w:cs="Times New Roman"/>
                <w:sz w:val="28"/>
                <w:szCs w:val="28"/>
              </w:rPr>
            </w:pPr>
            <w:r w:rsidRPr="00BA1EE2">
              <w:rPr>
                <w:rFonts w:ascii="Times New Roman" w:hAnsi="Times New Roman" w:cs="Times New Roman"/>
                <w:sz w:val="28"/>
                <w:szCs w:val="28"/>
              </w:rPr>
              <w:lastRenderedPageBreak/>
              <w:t xml:space="preserve">WEEK – 11: </w:t>
            </w:r>
          </w:p>
          <w:p w14:paraId="46C2B85C" w14:textId="77777777" w:rsidR="00BA1EE2" w:rsidRPr="00BA1EE2" w:rsidRDefault="00BA1EE2" w:rsidP="00BA1EE2">
            <w:pPr>
              <w:tabs>
                <w:tab w:val="left" w:pos="1068"/>
              </w:tabs>
              <w:rPr>
                <w:rFonts w:ascii="Times New Roman" w:hAnsi="Times New Roman" w:cs="Times New Roman"/>
                <w:sz w:val="28"/>
                <w:szCs w:val="28"/>
              </w:rPr>
            </w:pPr>
          </w:p>
          <w:p w14:paraId="37278AFF" w14:textId="67F33A42" w:rsidR="00BA1EE2" w:rsidRPr="00BA1EE2" w:rsidRDefault="00BA1EE2" w:rsidP="00BA1EE2">
            <w:pPr>
              <w:tabs>
                <w:tab w:val="left" w:pos="1068"/>
              </w:tabs>
              <w:rPr>
                <w:rFonts w:ascii="Times New Roman" w:hAnsi="Times New Roman" w:cs="Times New Roman"/>
                <w:sz w:val="28"/>
                <w:szCs w:val="28"/>
              </w:rPr>
            </w:pPr>
            <w:r>
              <w:rPr>
                <w:rFonts w:ascii="Times New Roman" w:hAnsi="Times New Roman" w:cs="Times New Roman"/>
                <w:sz w:val="28"/>
                <w:szCs w:val="28"/>
              </w:rPr>
              <w:t>11A-</w:t>
            </w:r>
            <w:r w:rsidRPr="00BA1EE2">
              <w:rPr>
                <w:rFonts w:ascii="Times New Roman" w:hAnsi="Times New Roman" w:cs="Times New Roman"/>
                <w:sz w:val="28"/>
                <w:szCs w:val="28"/>
              </w:rPr>
              <w:t xml:space="preserve">Website requires users to enter a username. The system should display a message while typing if the username is less than 5 characters. </w:t>
            </w:r>
          </w:p>
          <w:p w14:paraId="030C2FDB" w14:textId="77777777" w:rsidR="00BA1EE2" w:rsidRPr="00BA1EE2" w:rsidRDefault="00BA1EE2" w:rsidP="00BA1EE2">
            <w:pPr>
              <w:tabs>
                <w:tab w:val="left" w:pos="1068"/>
              </w:tabs>
              <w:rPr>
                <w:rFonts w:ascii="Times New Roman" w:hAnsi="Times New Roman" w:cs="Times New Roman"/>
                <w:sz w:val="28"/>
                <w:szCs w:val="28"/>
              </w:rPr>
            </w:pPr>
          </w:p>
          <w:p w14:paraId="0594A886" w14:textId="4891E106" w:rsidR="00BA1EE2" w:rsidRPr="00BA1EE2" w:rsidRDefault="00BA1EE2" w:rsidP="00BA1EE2">
            <w:pPr>
              <w:tabs>
                <w:tab w:val="left" w:pos="1068"/>
              </w:tabs>
              <w:rPr>
                <w:rFonts w:ascii="Times New Roman" w:hAnsi="Times New Roman" w:cs="Times New Roman"/>
                <w:sz w:val="28"/>
                <w:szCs w:val="28"/>
              </w:rPr>
            </w:pPr>
            <w:r>
              <w:rPr>
                <w:rFonts w:ascii="Times New Roman" w:hAnsi="Times New Roman" w:cs="Times New Roman"/>
                <w:sz w:val="28"/>
                <w:szCs w:val="28"/>
              </w:rPr>
              <w:t>11B-</w:t>
            </w:r>
            <w:r w:rsidRPr="00BA1EE2">
              <w:rPr>
                <w:rFonts w:ascii="Times New Roman" w:hAnsi="Times New Roman" w:cs="Times New Roman"/>
                <w:sz w:val="28"/>
                <w:szCs w:val="28"/>
              </w:rPr>
              <w:t xml:space="preserve">Registration form should validate email format before submission. If invalid, the form should not be submitted. </w:t>
            </w:r>
          </w:p>
          <w:p w14:paraId="3311C67E" w14:textId="77777777" w:rsidR="00BA1EE2" w:rsidRPr="00BA1EE2" w:rsidRDefault="00BA1EE2" w:rsidP="00BA1EE2">
            <w:pPr>
              <w:tabs>
                <w:tab w:val="left" w:pos="1068"/>
              </w:tabs>
              <w:rPr>
                <w:rFonts w:ascii="Times New Roman" w:hAnsi="Times New Roman" w:cs="Times New Roman"/>
                <w:sz w:val="28"/>
                <w:szCs w:val="28"/>
              </w:rPr>
            </w:pPr>
          </w:p>
          <w:p w14:paraId="4BF8A7E1" w14:textId="6F96813B" w:rsidR="00BA1EE2" w:rsidRPr="00BA1EE2" w:rsidRDefault="00BA1EE2" w:rsidP="00BA1EE2">
            <w:pPr>
              <w:tabs>
                <w:tab w:val="left" w:pos="1068"/>
              </w:tabs>
              <w:rPr>
                <w:rFonts w:ascii="Times New Roman" w:hAnsi="Times New Roman" w:cs="Times New Roman"/>
                <w:sz w:val="28"/>
                <w:szCs w:val="28"/>
              </w:rPr>
            </w:pPr>
            <w:r>
              <w:rPr>
                <w:rFonts w:ascii="Times New Roman" w:hAnsi="Times New Roman" w:cs="Times New Roman"/>
                <w:sz w:val="28"/>
                <w:szCs w:val="28"/>
              </w:rPr>
              <w:t>11C-</w:t>
            </w:r>
            <w:r w:rsidRPr="00BA1EE2">
              <w:rPr>
                <w:rFonts w:ascii="Times New Roman" w:hAnsi="Times New Roman" w:cs="Times New Roman"/>
                <w:sz w:val="28"/>
                <w:szCs w:val="28"/>
              </w:rPr>
              <w:t xml:space="preserve">A system should check password strength while typing and display whether it is weak or strong. </w:t>
            </w:r>
          </w:p>
          <w:p w14:paraId="1D4D44B6" w14:textId="77777777" w:rsidR="00BA1EE2" w:rsidRPr="00BA1EE2" w:rsidRDefault="00BA1EE2" w:rsidP="00BA1EE2">
            <w:pPr>
              <w:tabs>
                <w:tab w:val="left" w:pos="1068"/>
              </w:tabs>
              <w:rPr>
                <w:rFonts w:ascii="Times New Roman" w:hAnsi="Times New Roman" w:cs="Times New Roman"/>
                <w:sz w:val="28"/>
                <w:szCs w:val="28"/>
              </w:rPr>
            </w:pPr>
          </w:p>
          <w:p w14:paraId="3851AD5E" w14:textId="5AD16AF5" w:rsidR="00BA1EE2" w:rsidRPr="00BA1EE2" w:rsidRDefault="00BA1EE2" w:rsidP="00BA1EE2">
            <w:pPr>
              <w:tabs>
                <w:tab w:val="left" w:pos="1068"/>
              </w:tabs>
              <w:rPr>
                <w:rFonts w:ascii="Times New Roman" w:hAnsi="Times New Roman" w:cs="Times New Roman"/>
                <w:sz w:val="28"/>
                <w:szCs w:val="28"/>
              </w:rPr>
            </w:pPr>
            <w:r>
              <w:rPr>
                <w:rFonts w:ascii="Times New Roman" w:hAnsi="Times New Roman" w:cs="Times New Roman"/>
                <w:sz w:val="28"/>
                <w:szCs w:val="28"/>
              </w:rPr>
              <w:t>11D-</w:t>
            </w:r>
            <w:r w:rsidRPr="00BA1EE2">
              <w:rPr>
                <w:rFonts w:ascii="Times New Roman" w:hAnsi="Times New Roman" w:cs="Times New Roman"/>
                <w:sz w:val="28"/>
                <w:szCs w:val="28"/>
              </w:rPr>
              <w:t xml:space="preserve">A form should validate a mobile number when the user leaves the input field. The number must be exactly 10 digits. </w:t>
            </w:r>
          </w:p>
          <w:p w14:paraId="3074D248" w14:textId="77777777" w:rsidR="00BA1EE2" w:rsidRPr="00BA1EE2" w:rsidRDefault="00BA1EE2" w:rsidP="00BA1EE2">
            <w:pPr>
              <w:tabs>
                <w:tab w:val="left" w:pos="1068"/>
              </w:tabs>
              <w:rPr>
                <w:rFonts w:ascii="Times New Roman" w:hAnsi="Times New Roman" w:cs="Times New Roman"/>
                <w:sz w:val="28"/>
                <w:szCs w:val="28"/>
              </w:rPr>
            </w:pPr>
          </w:p>
          <w:p w14:paraId="0CB3D38D" w14:textId="3E5C78AD" w:rsidR="00BA1EE2" w:rsidRPr="00BA1EE2" w:rsidRDefault="00BA1EE2" w:rsidP="00BA1EE2">
            <w:pPr>
              <w:tabs>
                <w:tab w:val="left" w:pos="1068"/>
              </w:tabs>
              <w:rPr>
                <w:rFonts w:ascii="Times New Roman" w:hAnsi="Times New Roman" w:cs="Times New Roman"/>
                <w:sz w:val="28"/>
                <w:szCs w:val="28"/>
              </w:rPr>
            </w:pPr>
            <w:r>
              <w:rPr>
                <w:rFonts w:ascii="Times New Roman" w:hAnsi="Times New Roman" w:cs="Times New Roman"/>
                <w:sz w:val="28"/>
                <w:szCs w:val="28"/>
              </w:rPr>
              <w:t>11E-</w:t>
            </w:r>
            <w:r w:rsidRPr="00BA1EE2">
              <w:rPr>
                <w:rFonts w:ascii="Times New Roman" w:hAnsi="Times New Roman" w:cs="Times New Roman"/>
                <w:sz w:val="28"/>
                <w:szCs w:val="28"/>
              </w:rPr>
              <w:t xml:space="preserve">Design an HTML page, such that the registration form must validate: </w:t>
            </w:r>
          </w:p>
          <w:p w14:paraId="69C76EF5" w14:textId="77777777" w:rsidR="00BA1EE2" w:rsidRPr="00BA1EE2" w:rsidRDefault="00BA1EE2" w:rsidP="00BA1EE2">
            <w:pPr>
              <w:tabs>
                <w:tab w:val="left" w:pos="1068"/>
              </w:tabs>
              <w:rPr>
                <w:rFonts w:ascii="Times New Roman" w:hAnsi="Times New Roman" w:cs="Times New Roman"/>
                <w:sz w:val="28"/>
                <w:szCs w:val="28"/>
              </w:rPr>
            </w:pPr>
          </w:p>
          <w:p w14:paraId="22F8A9B0" w14:textId="77777777" w:rsidR="00BA1EE2" w:rsidRPr="00BA1EE2" w:rsidRDefault="00BA1EE2" w:rsidP="00BA1EE2">
            <w:pPr>
              <w:tabs>
                <w:tab w:val="left" w:pos="1068"/>
              </w:tabs>
              <w:rPr>
                <w:rFonts w:ascii="Times New Roman" w:hAnsi="Times New Roman" w:cs="Times New Roman"/>
                <w:sz w:val="28"/>
                <w:szCs w:val="28"/>
              </w:rPr>
            </w:pPr>
            <w:r w:rsidRPr="00BA1EE2">
              <w:rPr>
                <w:rFonts w:ascii="Times New Roman" w:hAnsi="Times New Roman" w:cs="Times New Roman"/>
                <w:sz w:val="28"/>
                <w:szCs w:val="28"/>
              </w:rPr>
              <w:t xml:space="preserve">Name (not empty)  </w:t>
            </w:r>
          </w:p>
          <w:p w14:paraId="38928201" w14:textId="77777777" w:rsidR="00BA1EE2" w:rsidRPr="00BA1EE2" w:rsidRDefault="00BA1EE2" w:rsidP="00BA1EE2">
            <w:pPr>
              <w:tabs>
                <w:tab w:val="left" w:pos="1068"/>
              </w:tabs>
              <w:rPr>
                <w:rFonts w:ascii="Times New Roman" w:hAnsi="Times New Roman" w:cs="Times New Roman"/>
                <w:sz w:val="28"/>
                <w:szCs w:val="28"/>
              </w:rPr>
            </w:pPr>
          </w:p>
          <w:p w14:paraId="67923BA0" w14:textId="77777777" w:rsidR="00BA1EE2" w:rsidRPr="00BA1EE2" w:rsidRDefault="00BA1EE2" w:rsidP="00BA1EE2">
            <w:pPr>
              <w:tabs>
                <w:tab w:val="left" w:pos="1068"/>
              </w:tabs>
              <w:rPr>
                <w:rFonts w:ascii="Times New Roman" w:hAnsi="Times New Roman" w:cs="Times New Roman"/>
                <w:sz w:val="28"/>
                <w:szCs w:val="28"/>
              </w:rPr>
            </w:pPr>
            <w:r w:rsidRPr="00BA1EE2">
              <w:rPr>
                <w:rFonts w:ascii="Times New Roman" w:hAnsi="Times New Roman" w:cs="Times New Roman"/>
                <w:sz w:val="28"/>
                <w:szCs w:val="28"/>
              </w:rPr>
              <w:t xml:space="preserve">Email (valid format)  </w:t>
            </w:r>
          </w:p>
          <w:p w14:paraId="70064C1A" w14:textId="77777777" w:rsidR="00BA1EE2" w:rsidRPr="00BA1EE2" w:rsidRDefault="00BA1EE2" w:rsidP="00BA1EE2">
            <w:pPr>
              <w:tabs>
                <w:tab w:val="left" w:pos="1068"/>
              </w:tabs>
              <w:rPr>
                <w:rFonts w:ascii="Times New Roman" w:hAnsi="Times New Roman" w:cs="Times New Roman"/>
                <w:sz w:val="28"/>
                <w:szCs w:val="28"/>
              </w:rPr>
            </w:pPr>
          </w:p>
          <w:p w14:paraId="52B4C85E" w14:textId="77777777" w:rsidR="00BA1EE2" w:rsidRDefault="00BA1EE2" w:rsidP="00BA1EE2">
            <w:pPr>
              <w:tabs>
                <w:tab w:val="left" w:pos="1068"/>
              </w:tabs>
              <w:rPr>
                <w:rFonts w:ascii="Times New Roman" w:hAnsi="Times New Roman" w:cs="Times New Roman"/>
                <w:sz w:val="28"/>
                <w:szCs w:val="28"/>
              </w:rPr>
            </w:pPr>
            <w:r w:rsidRPr="00BA1EE2">
              <w:rPr>
                <w:rFonts w:ascii="Times New Roman" w:hAnsi="Times New Roman" w:cs="Times New Roman"/>
                <w:sz w:val="28"/>
                <w:szCs w:val="28"/>
              </w:rPr>
              <w:t>Password (minimum 6 characters)</w:t>
            </w:r>
          </w:p>
          <w:p w14:paraId="15CBF708" w14:textId="77777777" w:rsidR="009659DF" w:rsidRDefault="009659DF" w:rsidP="00BA1EE2">
            <w:pPr>
              <w:tabs>
                <w:tab w:val="left" w:pos="1068"/>
              </w:tabs>
              <w:rPr>
                <w:rFonts w:ascii="Times New Roman" w:hAnsi="Times New Roman" w:cs="Times New Roman"/>
                <w:sz w:val="28"/>
                <w:szCs w:val="28"/>
              </w:rPr>
            </w:pPr>
          </w:p>
          <w:p w14:paraId="798A0CC1" w14:textId="77777777" w:rsidR="009659DF" w:rsidRDefault="009659DF" w:rsidP="00BA1EE2">
            <w:pPr>
              <w:tabs>
                <w:tab w:val="left" w:pos="1068"/>
              </w:tabs>
              <w:rPr>
                <w:rFonts w:ascii="Times New Roman" w:hAnsi="Times New Roman" w:cs="Times New Roman"/>
                <w:sz w:val="28"/>
                <w:szCs w:val="28"/>
              </w:rPr>
            </w:pPr>
          </w:p>
          <w:p w14:paraId="7EB7DBE0" w14:textId="77777777" w:rsidR="009659DF" w:rsidRDefault="009659DF" w:rsidP="00BA1EE2">
            <w:pPr>
              <w:tabs>
                <w:tab w:val="left" w:pos="1068"/>
              </w:tabs>
              <w:rPr>
                <w:rFonts w:ascii="Times New Roman" w:hAnsi="Times New Roman" w:cs="Times New Roman"/>
                <w:sz w:val="28"/>
                <w:szCs w:val="28"/>
              </w:rPr>
            </w:pPr>
          </w:p>
          <w:p w14:paraId="052A791B" w14:textId="77777777" w:rsidR="009659DF" w:rsidRDefault="009659DF" w:rsidP="00BA1EE2">
            <w:pPr>
              <w:tabs>
                <w:tab w:val="left" w:pos="1068"/>
              </w:tabs>
              <w:rPr>
                <w:rFonts w:ascii="Times New Roman" w:hAnsi="Times New Roman" w:cs="Times New Roman"/>
                <w:sz w:val="28"/>
                <w:szCs w:val="28"/>
              </w:rPr>
            </w:pPr>
          </w:p>
          <w:p w14:paraId="1BA2B84D" w14:textId="77777777" w:rsidR="009659DF" w:rsidRDefault="009659DF" w:rsidP="00BA1EE2">
            <w:pPr>
              <w:tabs>
                <w:tab w:val="left" w:pos="1068"/>
              </w:tabs>
              <w:rPr>
                <w:rFonts w:ascii="Times New Roman" w:hAnsi="Times New Roman" w:cs="Times New Roman"/>
                <w:sz w:val="28"/>
                <w:szCs w:val="28"/>
              </w:rPr>
            </w:pPr>
          </w:p>
          <w:p w14:paraId="28BCECA4" w14:textId="77777777" w:rsidR="009659DF" w:rsidRDefault="009659DF" w:rsidP="00BA1EE2">
            <w:pPr>
              <w:tabs>
                <w:tab w:val="left" w:pos="1068"/>
              </w:tabs>
              <w:rPr>
                <w:rFonts w:ascii="Times New Roman" w:hAnsi="Times New Roman" w:cs="Times New Roman"/>
                <w:sz w:val="28"/>
                <w:szCs w:val="28"/>
              </w:rPr>
            </w:pPr>
          </w:p>
          <w:p w14:paraId="0D7DE1B0" w14:textId="77777777" w:rsidR="009659DF" w:rsidRDefault="009659DF" w:rsidP="00BA1EE2">
            <w:pPr>
              <w:tabs>
                <w:tab w:val="left" w:pos="1068"/>
              </w:tabs>
              <w:rPr>
                <w:rFonts w:ascii="Times New Roman" w:hAnsi="Times New Roman" w:cs="Times New Roman"/>
                <w:sz w:val="28"/>
                <w:szCs w:val="28"/>
              </w:rPr>
            </w:pPr>
          </w:p>
          <w:p w14:paraId="2D18ACE7" w14:textId="77777777" w:rsidR="009659DF" w:rsidRDefault="009659DF" w:rsidP="00BA1EE2">
            <w:pPr>
              <w:tabs>
                <w:tab w:val="left" w:pos="1068"/>
              </w:tabs>
              <w:rPr>
                <w:rFonts w:ascii="Times New Roman" w:hAnsi="Times New Roman" w:cs="Times New Roman"/>
                <w:sz w:val="28"/>
                <w:szCs w:val="28"/>
              </w:rPr>
            </w:pPr>
          </w:p>
          <w:p w14:paraId="7DCEB9AB" w14:textId="11150563" w:rsidR="009659DF" w:rsidRPr="005A0A88" w:rsidRDefault="009659DF" w:rsidP="00BA1EE2">
            <w:pPr>
              <w:tabs>
                <w:tab w:val="left" w:pos="1068"/>
              </w:tabs>
              <w:rPr>
                <w:rFonts w:ascii="Times New Roman" w:hAnsi="Times New Roman" w:cs="Times New Roman"/>
                <w:sz w:val="28"/>
                <w:szCs w:val="28"/>
              </w:rPr>
            </w:pPr>
            <w:r>
              <w:rPr>
                <w:rFonts w:ascii="Times New Roman" w:hAnsi="Times New Roman" w:cs="Times New Roman"/>
                <w:sz w:val="28"/>
                <w:szCs w:val="28"/>
              </w:rPr>
              <w:lastRenderedPageBreak/>
              <w:t>Installation of Electron</w:t>
            </w:r>
          </w:p>
        </w:tc>
        <w:tc>
          <w:tcPr>
            <w:tcW w:w="1988" w:type="dxa"/>
          </w:tcPr>
          <w:p w14:paraId="6FA73068" w14:textId="77777777" w:rsidR="00BA1EE2" w:rsidRDefault="00BA1EE2" w:rsidP="00607A66">
            <w:pPr>
              <w:jc w:val="center"/>
              <w:rPr>
                <w:rFonts w:ascii="Aptos" w:hAnsi="Aptos" w:cs="Times New Roman"/>
                <w:sz w:val="36"/>
                <w:szCs w:val="36"/>
              </w:rPr>
            </w:pPr>
            <w:r>
              <w:rPr>
                <w:rFonts w:ascii="Aptos" w:hAnsi="Aptos" w:cs="Times New Roman"/>
                <w:sz w:val="36"/>
                <w:szCs w:val="36"/>
              </w:rPr>
              <w:lastRenderedPageBreak/>
              <w:t>106-111</w:t>
            </w:r>
          </w:p>
          <w:p w14:paraId="177F134D" w14:textId="77777777" w:rsidR="00A71B2D" w:rsidRDefault="00A71B2D" w:rsidP="00607A66">
            <w:pPr>
              <w:jc w:val="center"/>
              <w:rPr>
                <w:rFonts w:ascii="Aptos" w:hAnsi="Aptos" w:cs="Times New Roman"/>
                <w:sz w:val="36"/>
                <w:szCs w:val="36"/>
              </w:rPr>
            </w:pPr>
          </w:p>
          <w:p w14:paraId="7FF77CB8" w14:textId="77777777" w:rsidR="00A71B2D" w:rsidRDefault="00A71B2D" w:rsidP="00607A66">
            <w:pPr>
              <w:jc w:val="center"/>
              <w:rPr>
                <w:rFonts w:ascii="Aptos" w:hAnsi="Aptos" w:cs="Times New Roman"/>
                <w:sz w:val="36"/>
                <w:szCs w:val="36"/>
              </w:rPr>
            </w:pPr>
          </w:p>
          <w:p w14:paraId="2F7DCF0C" w14:textId="77777777" w:rsidR="00A71B2D" w:rsidRDefault="00A71B2D" w:rsidP="00607A66">
            <w:pPr>
              <w:jc w:val="center"/>
              <w:rPr>
                <w:rFonts w:ascii="Aptos" w:hAnsi="Aptos" w:cs="Times New Roman"/>
                <w:sz w:val="36"/>
                <w:szCs w:val="36"/>
              </w:rPr>
            </w:pPr>
          </w:p>
          <w:p w14:paraId="37047DF4" w14:textId="77777777" w:rsidR="00A71B2D" w:rsidRDefault="00A71B2D" w:rsidP="00607A66">
            <w:pPr>
              <w:jc w:val="center"/>
              <w:rPr>
                <w:rFonts w:ascii="Aptos" w:hAnsi="Aptos" w:cs="Times New Roman"/>
                <w:sz w:val="36"/>
                <w:szCs w:val="36"/>
              </w:rPr>
            </w:pPr>
          </w:p>
          <w:p w14:paraId="151CE433" w14:textId="77777777" w:rsidR="00A71B2D" w:rsidRDefault="00A71B2D" w:rsidP="00607A66">
            <w:pPr>
              <w:jc w:val="center"/>
              <w:rPr>
                <w:rFonts w:ascii="Aptos" w:hAnsi="Aptos" w:cs="Times New Roman"/>
                <w:sz w:val="36"/>
                <w:szCs w:val="36"/>
              </w:rPr>
            </w:pPr>
          </w:p>
          <w:p w14:paraId="7A3097C8" w14:textId="77777777" w:rsidR="00A71B2D" w:rsidRDefault="00A71B2D" w:rsidP="00607A66">
            <w:pPr>
              <w:jc w:val="center"/>
              <w:rPr>
                <w:rFonts w:ascii="Aptos" w:hAnsi="Aptos" w:cs="Times New Roman"/>
                <w:sz w:val="36"/>
                <w:szCs w:val="36"/>
              </w:rPr>
            </w:pPr>
          </w:p>
          <w:p w14:paraId="53D3C9BD" w14:textId="77777777" w:rsidR="00A71B2D" w:rsidRDefault="00A71B2D" w:rsidP="00607A66">
            <w:pPr>
              <w:jc w:val="center"/>
              <w:rPr>
                <w:rFonts w:ascii="Aptos" w:hAnsi="Aptos" w:cs="Times New Roman"/>
                <w:sz w:val="36"/>
                <w:szCs w:val="36"/>
              </w:rPr>
            </w:pPr>
          </w:p>
          <w:p w14:paraId="3AFCD9A5" w14:textId="77777777" w:rsidR="00A71B2D" w:rsidRDefault="00A71B2D" w:rsidP="00607A66">
            <w:pPr>
              <w:jc w:val="center"/>
              <w:rPr>
                <w:rFonts w:ascii="Aptos" w:hAnsi="Aptos" w:cs="Times New Roman"/>
                <w:sz w:val="36"/>
                <w:szCs w:val="36"/>
              </w:rPr>
            </w:pPr>
          </w:p>
          <w:p w14:paraId="6E0B6196" w14:textId="77777777" w:rsidR="00A71B2D" w:rsidRDefault="00A71B2D" w:rsidP="00607A66">
            <w:pPr>
              <w:jc w:val="center"/>
              <w:rPr>
                <w:rFonts w:ascii="Aptos" w:hAnsi="Aptos" w:cs="Times New Roman"/>
                <w:sz w:val="36"/>
                <w:szCs w:val="36"/>
              </w:rPr>
            </w:pPr>
          </w:p>
          <w:p w14:paraId="65C48FA7" w14:textId="77777777" w:rsidR="00A71B2D" w:rsidRDefault="00A71B2D" w:rsidP="00607A66">
            <w:pPr>
              <w:jc w:val="center"/>
              <w:rPr>
                <w:rFonts w:ascii="Aptos" w:hAnsi="Aptos" w:cs="Times New Roman"/>
                <w:sz w:val="36"/>
                <w:szCs w:val="36"/>
              </w:rPr>
            </w:pPr>
          </w:p>
          <w:p w14:paraId="50C16917" w14:textId="77777777" w:rsidR="00A71B2D" w:rsidRDefault="00A71B2D" w:rsidP="00607A66">
            <w:pPr>
              <w:jc w:val="center"/>
              <w:rPr>
                <w:rFonts w:ascii="Aptos" w:hAnsi="Aptos" w:cs="Times New Roman"/>
                <w:sz w:val="36"/>
                <w:szCs w:val="36"/>
              </w:rPr>
            </w:pPr>
          </w:p>
          <w:p w14:paraId="6723A041" w14:textId="77777777" w:rsidR="00A71B2D" w:rsidRDefault="00A71B2D" w:rsidP="00607A66">
            <w:pPr>
              <w:jc w:val="center"/>
              <w:rPr>
                <w:rFonts w:ascii="Aptos" w:hAnsi="Aptos" w:cs="Times New Roman"/>
                <w:sz w:val="36"/>
                <w:szCs w:val="36"/>
              </w:rPr>
            </w:pPr>
          </w:p>
          <w:p w14:paraId="7642BE63" w14:textId="77777777" w:rsidR="00A71B2D" w:rsidRDefault="00A71B2D" w:rsidP="00607A66">
            <w:pPr>
              <w:jc w:val="center"/>
              <w:rPr>
                <w:rFonts w:ascii="Aptos" w:hAnsi="Aptos" w:cs="Times New Roman"/>
                <w:sz w:val="36"/>
                <w:szCs w:val="36"/>
              </w:rPr>
            </w:pPr>
          </w:p>
          <w:p w14:paraId="74DE3A9D" w14:textId="77777777" w:rsidR="00A71B2D" w:rsidRDefault="00A71B2D" w:rsidP="00607A66">
            <w:pPr>
              <w:jc w:val="center"/>
              <w:rPr>
                <w:rFonts w:ascii="Aptos" w:hAnsi="Aptos" w:cs="Times New Roman"/>
                <w:sz w:val="36"/>
                <w:szCs w:val="36"/>
              </w:rPr>
            </w:pPr>
          </w:p>
          <w:p w14:paraId="7C900C75" w14:textId="77777777" w:rsidR="00A71B2D" w:rsidRDefault="00A71B2D" w:rsidP="00607A66">
            <w:pPr>
              <w:jc w:val="center"/>
              <w:rPr>
                <w:rFonts w:ascii="Aptos" w:hAnsi="Aptos" w:cs="Times New Roman"/>
                <w:sz w:val="36"/>
                <w:szCs w:val="36"/>
              </w:rPr>
            </w:pPr>
          </w:p>
          <w:p w14:paraId="14488967" w14:textId="77777777" w:rsidR="00A71B2D" w:rsidRDefault="00A71B2D" w:rsidP="00607A66">
            <w:pPr>
              <w:jc w:val="center"/>
              <w:rPr>
                <w:rFonts w:ascii="Aptos" w:hAnsi="Aptos" w:cs="Times New Roman"/>
                <w:sz w:val="36"/>
                <w:szCs w:val="36"/>
              </w:rPr>
            </w:pPr>
          </w:p>
          <w:p w14:paraId="532A26C0" w14:textId="77777777" w:rsidR="00A71B2D" w:rsidRDefault="00A71B2D" w:rsidP="00607A66">
            <w:pPr>
              <w:jc w:val="center"/>
              <w:rPr>
                <w:rFonts w:ascii="Aptos" w:hAnsi="Aptos" w:cs="Times New Roman"/>
                <w:sz w:val="36"/>
                <w:szCs w:val="36"/>
              </w:rPr>
            </w:pPr>
          </w:p>
          <w:p w14:paraId="6B77E639" w14:textId="77777777" w:rsidR="00A71B2D" w:rsidRDefault="00A71B2D" w:rsidP="00607A66">
            <w:pPr>
              <w:jc w:val="center"/>
              <w:rPr>
                <w:rFonts w:ascii="Aptos" w:hAnsi="Aptos" w:cs="Times New Roman"/>
                <w:sz w:val="36"/>
                <w:szCs w:val="36"/>
              </w:rPr>
            </w:pPr>
          </w:p>
          <w:p w14:paraId="220C3004" w14:textId="77777777" w:rsidR="00A71B2D" w:rsidRDefault="00A71B2D" w:rsidP="00607A66">
            <w:pPr>
              <w:jc w:val="center"/>
              <w:rPr>
                <w:rFonts w:ascii="Aptos" w:hAnsi="Aptos" w:cs="Times New Roman"/>
                <w:sz w:val="36"/>
                <w:szCs w:val="36"/>
              </w:rPr>
            </w:pPr>
          </w:p>
          <w:p w14:paraId="74A7B89C" w14:textId="77777777" w:rsidR="00A71B2D" w:rsidRDefault="00A71B2D" w:rsidP="00607A66">
            <w:pPr>
              <w:jc w:val="center"/>
              <w:rPr>
                <w:rFonts w:ascii="Aptos" w:hAnsi="Aptos" w:cs="Times New Roman"/>
                <w:sz w:val="36"/>
                <w:szCs w:val="36"/>
              </w:rPr>
            </w:pPr>
          </w:p>
          <w:p w14:paraId="10BC74A9" w14:textId="77777777" w:rsidR="00A71B2D" w:rsidRDefault="00A71B2D" w:rsidP="00607A66">
            <w:pPr>
              <w:jc w:val="center"/>
              <w:rPr>
                <w:rFonts w:ascii="Aptos" w:hAnsi="Aptos" w:cs="Times New Roman"/>
                <w:sz w:val="36"/>
                <w:szCs w:val="36"/>
              </w:rPr>
            </w:pPr>
          </w:p>
          <w:p w14:paraId="6D556C00" w14:textId="77777777" w:rsidR="00A71B2D" w:rsidRDefault="00A71B2D" w:rsidP="00607A66">
            <w:pPr>
              <w:jc w:val="center"/>
              <w:rPr>
                <w:rFonts w:ascii="Aptos" w:hAnsi="Aptos" w:cs="Times New Roman"/>
                <w:sz w:val="36"/>
                <w:szCs w:val="36"/>
              </w:rPr>
            </w:pPr>
          </w:p>
          <w:p w14:paraId="59E90538" w14:textId="77777777" w:rsidR="00A71B2D" w:rsidRDefault="00A71B2D" w:rsidP="00607A66">
            <w:pPr>
              <w:jc w:val="center"/>
              <w:rPr>
                <w:rFonts w:ascii="Aptos" w:hAnsi="Aptos" w:cs="Times New Roman"/>
                <w:sz w:val="36"/>
                <w:szCs w:val="36"/>
              </w:rPr>
            </w:pPr>
          </w:p>
          <w:p w14:paraId="773D5D55" w14:textId="77777777" w:rsidR="00A71B2D" w:rsidRDefault="00A71B2D" w:rsidP="00607A66">
            <w:pPr>
              <w:jc w:val="center"/>
              <w:rPr>
                <w:rFonts w:ascii="Aptos" w:hAnsi="Aptos" w:cs="Times New Roman"/>
                <w:sz w:val="36"/>
                <w:szCs w:val="36"/>
              </w:rPr>
            </w:pPr>
          </w:p>
          <w:p w14:paraId="151AE7B5" w14:textId="77777777" w:rsidR="00A71B2D" w:rsidRDefault="00A71B2D" w:rsidP="00607A66">
            <w:pPr>
              <w:jc w:val="center"/>
              <w:rPr>
                <w:rFonts w:ascii="Aptos" w:hAnsi="Aptos" w:cs="Times New Roman"/>
                <w:sz w:val="36"/>
                <w:szCs w:val="36"/>
              </w:rPr>
            </w:pPr>
          </w:p>
          <w:p w14:paraId="2A220841" w14:textId="77777777" w:rsidR="00A71B2D" w:rsidRDefault="00A71B2D" w:rsidP="00607A66">
            <w:pPr>
              <w:jc w:val="center"/>
              <w:rPr>
                <w:rFonts w:ascii="Aptos" w:hAnsi="Aptos" w:cs="Times New Roman"/>
                <w:sz w:val="36"/>
                <w:szCs w:val="36"/>
              </w:rPr>
            </w:pPr>
          </w:p>
          <w:p w14:paraId="7EB5C489" w14:textId="3A46EA63" w:rsidR="00A71B2D" w:rsidRDefault="00A71B2D" w:rsidP="00607A66">
            <w:pPr>
              <w:jc w:val="center"/>
              <w:rPr>
                <w:rFonts w:ascii="Aptos" w:hAnsi="Aptos" w:cs="Times New Roman"/>
                <w:sz w:val="36"/>
                <w:szCs w:val="36"/>
              </w:rPr>
            </w:pPr>
            <w:r>
              <w:rPr>
                <w:rFonts w:ascii="Aptos" w:hAnsi="Aptos" w:cs="Times New Roman"/>
                <w:sz w:val="36"/>
                <w:szCs w:val="36"/>
              </w:rPr>
              <w:lastRenderedPageBreak/>
              <w:t>113-122</w:t>
            </w:r>
          </w:p>
        </w:tc>
        <w:tc>
          <w:tcPr>
            <w:tcW w:w="1898" w:type="dxa"/>
          </w:tcPr>
          <w:p w14:paraId="1054E170" w14:textId="77777777" w:rsidR="00BA1EE2" w:rsidRDefault="00BA1EE2" w:rsidP="00607A66">
            <w:pPr>
              <w:jc w:val="center"/>
              <w:rPr>
                <w:rFonts w:ascii="Aptos" w:hAnsi="Aptos" w:cs="Times New Roman"/>
                <w:sz w:val="36"/>
                <w:szCs w:val="36"/>
              </w:rPr>
            </w:pPr>
          </w:p>
          <w:p w14:paraId="15ED8C47" w14:textId="77777777" w:rsidR="00C40405" w:rsidRDefault="00C40405" w:rsidP="00607A66">
            <w:pPr>
              <w:jc w:val="center"/>
              <w:rPr>
                <w:rFonts w:ascii="Aptos" w:hAnsi="Aptos" w:cs="Times New Roman"/>
                <w:sz w:val="36"/>
                <w:szCs w:val="36"/>
              </w:rPr>
            </w:pPr>
          </w:p>
          <w:p w14:paraId="78C4886C" w14:textId="77777777" w:rsidR="00C40405" w:rsidRDefault="00C40405" w:rsidP="00607A66">
            <w:pPr>
              <w:jc w:val="center"/>
              <w:rPr>
                <w:rFonts w:ascii="Aptos" w:hAnsi="Aptos" w:cs="Times New Roman"/>
                <w:sz w:val="36"/>
                <w:szCs w:val="36"/>
              </w:rPr>
            </w:pPr>
          </w:p>
          <w:p w14:paraId="289161AA" w14:textId="77777777" w:rsidR="00C40405" w:rsidRDefault="00C40405" w:rsidP="00607A66">
            <w:pPr>
              <w:jc w:val="center"/>
              <w:rPr>
                <w:rFonts w:ascii="Aptos" w:hAnsi="Aptos" w:cs="Times New Roman"/>
                <w:sz w:val="36"/>
                <w:szCs w:val="36"/>
              </w:rPr>
            </w:pPr>
          </w:p>
          <w:p w14:paraId="359CF555" w14:textId="77777777" w:rsidR="00C40405" w:rsidRDefault="00C40405" w:rsidP="00607A66">
            <w:pPr>
              <w:jc w:val="center"/>
              <w:rPr>
                <w:rFonts w:ascii="Aptos" w:hAnsi="Aptos" w:cs="Times New Roman"/>
                <w:sz w:val="36"/>
                <w:szCs w:val="36"/>
              </w:rPr>
            </w:pPr>
          </w:p>
          <w:p w14:paraId="040EBCEF" w14:textId="77777777" w:rsidR="00C40405" w:rsidRDefault="00C40405" w:rsidP="00607A66">
            <w:pPr>
              <w:jc w:val="center"/>
              <w:rPr>
                <w:rFonts w:ascii="Aptos" w:hAnsi="Aptos" w:cs="Times New Roman"/>
                <w:sz w:val="36"/>
                <w:szCs w:val="36"/>
              </w:rPr>
            </w:pPr>
          </w:p>
          <w:p w14:paraId="02C23641" w14:textId="77777777" w:rsidR="00C40405" w:rsidRDefault="00C40405" w:rsidP="00607A66">
            <w:pPr>
              <w:jc w:val="center"/>
              <w:rPr>
                <w:rFonts w:ascii="Aptos" w:hAnsi="Aptos" w:cs="Times New Roman"/>
                <w:sz w:val="36"/>
                <w:szCs w:val="36"/>
              </w:rPr>
            </w:pPr>
          </w:p>
          <w:p w14:paraId="1C2CC47B" w14:textId="77777777" w:rsidR="00C40405" w:rsidRDefault="00C40405" w:rsidP="00607A66">
            <w:pPr>
              <w:jc w:val="center"/>
              <w:rPr>
                <w:rFonts w:ascii="Aptos" w:hAnsi="Aptos" w:cs="Times New Roman"/>
                <w:sz w:val="36"/>
                <w:szCs w:val="36"/>
              </w:rPr>
            </w:pPr>
          </w:p>
          <w:p w14:paraId="00A94222" w14:textId="77777777" w:rsidR="00C40405" w:rsidRDefault="00C40405" w:rsidP="00607A66">
            <w:pPr>
              <w:jc w:val="center"/>
              <w:rPr>
                <w:rFonts w:ascii="Aptos" w:hAnsi="Aptos" w:cs="Times New Roman"/>
                <w:sz w:val="36"/>
                <w:szCs w:val="36"/>
              </w:rPr>
            </w:pPr>
          </w:p>
          <w:p w14:paraId="4DEE217B" w14:textId="77777777" w:rsidR="00C40405" w:rsidRDefault="00C40405" w:rsidP="00607A66">
            <w:pPr>
              <w:jc w:val="center"/>
              <w:rPr>
                <w:rFonts w:ascii="Aptos" w:hAnsi="Aptos" w:cs="Times New Roman"/>
                <w:sz w:val="36"/>
                <w:szCs w:val="36"/>
              </w:rPr>
            </w:pPr>
          </w:p>
          <w:p w14:paraId="38466E8F" w14:textId="77777777" w:rsidR="00C40405" w:rsidRDefault="00C40405" w:rsidP="00607A66">
            <w:pPr>
              <w:jc w:val="center"/>
              <w:rPr>
                <w:rFonts w:ascii="Aptos" w:hAnsi="Aptos" w:cs="Times New Roman"/>
                <w:sz w:val="36"/>
                <w:szCs w:val="36"/>
              </w:rPr>
            </w:pPr>
          </w:p>
          <w:p w14:paraId="4BD99501" w14:textId="77777777" w:rsidR="00C40405" w:rsidRDefault="00C40405" w:rsidP="00607A66">
            <w:pPr>
              <w:jc w:val="center"/>
              <w:rPr>
                <w:rFonts w:ascii="Aptos" w:hAnsi="Aptos" w:cs="Times New Roman"/>
                <w:sz w:val="36"/>
                <w:szCs w:val="36"/>
              </w:rPr>
            </w:pPr>
          </w:p>
          <w:p w14:paraId="3AE38B29" w14:textId="77777777" w:rsidR="00C40405" w:rsidRDefault="00C40405" w:rsidP="00607A66">
            <w:pPr>
              <w:jc w:val="center"/>
              <w:rPr>
                <w:rFonts w:ascii="Aptos" w:hAnsi="Aptos" w:cs="Times New Roman"/>
                <w:sz w:val="36"/>
                <w:szCs w:val="36"/>
              </w:rPr>
            </w:pPr>
          </w:p>
          <w:p w14:paraId="33BF5350" w14:textId="77777777" w:rsidR="00C40405" w:rsidRDefault="00C40405" w:rsidP="00607A66">
            <w:pPr>
              <w:jc w:val="center"/>
              <w:rPr>
                <w:rFonts w:ascii="Aptos" w:hAnsi="Aptos" w:cs="Times New Roman"/>
                <w:sz w:val="36"/>
                <w:szCs w:val="36"/>
              </w:rPr>
            </w:pPr>
          </w:p>
          <w:p w14:paraId="6F842F17" w14:textId="77777777" w:rsidR="00C40405" w:rsidRDefault="00C40405" w:rsidP="00607A66">
            <w:pPr>
              <w:jc w:val="center"/>
              <w:rPr>
                <w:rFonts w:ascii="Aptos" w:hAnsi="Aptos" w:cs="Times New Roman"/>
                <w:sz w:val="36"/>
                <w:szCs w:val="36"/>
              </w:rPr>
            </w:pPr>
          </w:p>
          <w:p w14:paraId="15AC25E9" w14:textId="77777777" w:rsidR="00C40405" w:rsidRDefault="00C40405" w:rsidP="00607A66">
            <w:pPr>
              <w:jc w:val="center"/>
              <w:rPr>
                <w:rFonts w:ascii="Aptos" w:hAnsi="Aptos" w:cs="Times New Roman"/>
                <w:sz w:val="36"/>
                <w:szCs w:val="36"/>
              </w:rPr>
            </w:pPr>
          </w:p>
          <w:p w14:paraId="42129808" w14:textId="77777777" w:rsidR="00C40405" w:rsidRDefault="00C40405" w:rsidP="00607A66">
            <w:pPr>
              <w:jc w:val="center"/>
              <w:rPr>
                <w:rFonts w:ascii="Aptos" w:hAnsi="Aptos" w:cs="Times New Roman"/>
                <w:sz w:val="36"/>
                <w:szCs w:val="36"/>
              </w:rPr>
            </w:pPr>
          </w:p>
          <w:p w14:paraId="061F991C" w14:textId="77777777" w:rsidR="00C40405" w:rsidRDefault="00C40405" w:rsidP="00607A66">
            <w:pPr>
              <w:jc w:val="center"/>
              <w:rPr>
                <w:rFonts w:ascii="Aptos" w:hAnsi="Aptos" w:cs="Times New Roman"/>
                <w:sz w:val="36"/>
                <w:szCs w:val="36"/>
              </w:rPr>
            </w:pPr>
          </w:p>
          <w:p w14:paraId="39F73BE7" w14:textId="77777777" w:rsidR="00C40405" w:rsidRDefault="00C40405" w:rsidP="00607A66">
            <w:pPr>
              <w:jc w:val="center"/>
              <w:rPr>
                <w:rFonts w:ascii="Aptos" w:hAnsi="Aptos" w:cs="Times New Roman"/>
                <w:sz w:val="36"/>
                <w:szCs w:val="36"/>
              </w:rPr>
            </w:pPr>
          </w:p>
          <w:p w14:paraId="14F25B55" w14:textId="77777777" w:rsidR="00C40405" w:rsidRDefault="00C40405" w:rsidP="00607A66">
            <w:pPr>
              <w:jc w:val="center"/>
              <w:rPr>
                <w:rFonts w:ascii="Aptos" w:hAnsi="Aptos" w:cs="Times New Roman"/>
                <w:sz w:val="36"/>
                <w:szCs w:val="36"/>
              </w:rPr>
            </w:pPr>
          </w:p>
          <w:p w14:paraId="01FA0EFF" w14:textId="77777777" w:rsidR="00C40405" w:rsidRDefault="00C40405" w:rsidP="00607A66">
            <w:pPr>
              <w:jc w:val="center"/>
              <w:rPr>
                <w:rFonts w:ascii="Aptos" w:hAnsi="Aptos" w:cs="Times New Roman"/>
                <w:sz w:val="36"/>
                <w:szCs w:val="36"/>
              </w:rPr>
            </w:pPr>
          </w:p>
          <w:p w14:paraId="27D48041" w14:textId="77777777" w:rsidR="00C40405" w:rsidRDefault="00C40405" w:rsidP="00607A66">
            <w:pPr>
              <w:jc w:val="center"/>
              <w:rPr>
                <w:rFonts w:ascii="Aptos" w:hAnsi="Aptos" w:cs="Times New Roman"/>
                <w:sz w:val="36"/>
                <w:szCs w:val="36"/>
              </w:rPr>
            </w:pPr>
          </w:p>
          <w:p w14:paraId="71277C13" w14:textId="77777777" w:rsidR="00C40405" w:rsidRDefault="00C40405" w:rsidP="00607A66">
            <w:pPr>
              <w:jc w:val="center"/>
              <w:rPr>
                <w:rFonts w:ascii="Aptos" w:hAnsi="Aptos" w:cs="Times New Roman"/>
                <w:sz w:val="36"/>
                <w:szCs w:val="36"/>
              </w:rPr>
            </w:pPr>
          </w:p>
          <w:p w14:paraId="4A33A9F9" w14:textId="77777777" w:rsidR="00C40405" w:rsidRDefault="00C40405" w:rsidP="00607A66">
            <w:pPr>
              <w:jc w:val="center"/>
              <w:rPr>
                <w:rFonts w:ascii="Aptos" w:hAnsi="Aptos" w:cs="Times New Roman"/>
                <w:sz w:val="36"/>
                <w:szCs w:val="36"/>
              </w:rPr>
            </w:pPr>
          </w:p>
          <w:p w14:paraId="6B8ECC08" w14:textId="77777777" w:rsidR="00C40405" w:rsidRDefault="00C40405" w:rsidP="00607A66">
            <w:pPr>
              <w:jc w:val="center"/>
              <w:rPr>
                <w:rFonts w:ascii="Aptos" w:hAnsi="Aptos" w:cs="Times New Roman"/>
                <w:sz w:val="36"/>
                <w:szCs w:val="36"/>
              </w:rPr>
            </w:pPr>
          </w:p>
          <w:p w14:paraId="195E5235" w14:textId="77777777" w:rsidR="00C40405" w:rsidRDefault="00C40405" w:rsidP="00607A66">
            <w:pPr>
              <w:jc w:val="center"/>
              <w:rPr>
                <w:rFonts w:ascii="Aptos" w:hAnsi="Aptos" w:cs="Times New Roman"/>
                <w:sz w:val="36"/>
                <w:szCs w:val="36"/>
              </w:rPr>
            </w:pPr>
          </w:p>
          <w:p w14:paraId="3F4ADA14" w14:textId="77777777" w:rsidR="00C40405" w:rsidRDefault="00C40405" w:rsidP="00607A66">
            <w:pPr>
              <w:jc w:val="center"/>
              <w:rPr>
                <w:rFonts w:ascii="Aptos" w:hAnsi="Aptos" w:cs="Times New Roman"/>
                <w:sz w:val="36"/>
                <w:szCs w:val="36"/>
              </w:rPr>
            </w:pPr>
          </w:p>
          <w:p w14:paraId="1E41BFDF" w14:textId="77777777" w:rsidR="00C40405" w:rsidRPr="00977530" w:rsidRDefault="00C40405" w:rsidP="00607A66">
            <w:pPr>
              <w:jc w:val="center"/>
              <w:rPr>
                <w:rFonts w:ascii="Aptos" w:hAnsi="Aptos" w:cs="Times New Roman"/>
                <w:sz w:val="36"/>
                <w:szCs w:val="36"/>
              </w:rPr>
            </w:pPr>
          </w:p>
        </w:tc>
      </w:tr>
    </w:tbl>
    <w:p w14:paraId="593394AD" w14:textId="2AFC5713" w:rsidR="00EC4E28" w:rsidRPr="00977530" w:rsidRDefault="00EC4E28" w:rsidP="00EC4E28">
      <w:pPr>
        <w:jc w:val="center"/>
        <w:rPr>
          <w:rFonts w:ascii="Aptos" w:hAnsi="Aptos" w:cs="Times New Roman"/>
          <w:sz w:val="36"/>
          <w:szCs w:val="36"/>
          <w:u w:val="single"/>
        </w:rPr>
      </w:pPr>
    </w:p>
    <w:p w14:paraId="26526841" w14:textId="720BD833" w:rsidR="00DF0A4E" w:rsidRPr="00977530" w:rsidRDefault="008D7FE3" w:rsidP="00371BA0">
      <w:pPr>
        <w:tabs>
          <w:tab w:val="left" w:pos="4046"/>
        </w:tabs>
        <w:rPr>
          <w:rFonts w:ascii="Aptos" w:hAnsi="Aptos" w:cs="Times New Roman"/>
          <w:sz w:val="36"/>
          <w:szCs w:val="36"/>
          <w:u w:val="single"/>
        </w:rPr>
      </w:pPr>
      <w:r w:rsidRPr="00977530">
        <w:rPr>
          <w:rFonts w:ascii="Aptos" w:hAnsi="Aptos"/>
          <w:sz w:val="36"/>
          <w:szCs w:val="36"/>
          <w:u w:val="single"/>
        </w:rPr>
        <w:br w:type="page"/>
      </w:r>
    </w:p>
    <w:tbl>
      <w:tblPr>
        <w:tblStyle w:val="TableGrid"/>
        <w:tblW w:w="0" w:type="auto"/>
        <w:tblLook w:val="04A0" w:firstRow="1" w:lastRow="0" w:firstColumn="1" w:lastColumn="0" w:noHBand="0" w:noVBand="1"/>
      </w:tblPr>
      <w:tblGrid>
        <w:gridCol w:w="5228"/>
        <w:gridCol w:w="5228"/>
      </w:tblGrid>
      <w:tr w:rsidR="00305C80" w:rsidRPr="00305C80" w14:paraId="3137303A" w14:textId="77777777">
        <w:tc>
          <w:tcPr>
            <w:tcW w:w="5228" w:type="dxa"/>
          </w:tcPr>
          <w:p w14:paraId="6E3EC341" w14:textId="77777777" w:rsidR="00305C80" w:rsidRPr="00305C80" w:rsidRDefault="00305C80" w:rsidP="00515568">
            <w:pPr>
              <w:jc w:val="center"/>
              <w:rPr>
                <w:rFonts w:ascii="Aptos" w:hAnsi="Aptos"/>
                <w:b/>
                <w:bCs/>
                <w:i/>
                <w:iCs/>
                <w:sz w:val="36"/>
                <w:szCs w:val="36"/>
              </w:rPr>
            </w:pPr>
            <w:r w:rsidRPr="00305C80">
              <w:rPr>
                <w:rFonts w:ascii="Aptos" w:hAnsi="Aptos"/>
                <w:b/>
                <w:bCs/>
                <w:i/>
                <w:iCs/>
                <w:sz w:val="36"/>
                <w:szCs w:val="36"/>
              </w:rPr>
              <w:lastRenderedPageBreak/>
              <w:t>WEEK</w:t>
            </w:r>
          </w:p>
        </w:tc>
        <w:tc>
          <w:tcPr>
            <w:tcW w:w="5228" w:type="dxa"/>
          </w:tcPr>
          <w:p w14:paraId="78D57D5C" w14:textId="77777777" w:rsidR="00305C80" w:rsidRPr="00305C80" w:rsidRDefault="00305C80" w:rsidP="00515568">
            <w:pPr>
              <w:jc w:val="center"/>
              <w:rPr>
                <w:rFonts w:ascii="Aptos" w:hAnsi="Aptos"/>
                <w:b/>
                <w:bCs/>
                <w:i/>
                <w:iCs/>
                <w:sz w:val="36"/>
                <w:szCs w:val="36"/>
              </w:rPr>
            </w:pPr>
            <w:r w:rsidRPr="00305C80">
              <w:rPr>
                <w:rFonts w:ascii="Aptos" w:hAnsi="Aptos"/>
                <w:b/>
                <w:bCs/>
                <w:i/>
                <w:iCs/>
                <w:sz w:val="36"/>
                <w:szCs w:val="36"/>
              </w:rPr>
              <w:t>1</w:t>
            </w:r>
          </w:p>
        </w:tc>
      </w:tr>
    </w:tbl>
    <w:p w14:paraId="19D4F3AA" w14:textId="77777777" w:rsidR="008D7FE3" w:rsidRDefault="008D7FE3" w:rsidP="00977530">
      <w:pPr>
        <w:rPr>
          <w:rFonts w:ascii="Aptos" w:hAnsi="Aptos"/>
          <w:sz w:val="36"/>
          <w:szCs w:val="36"/>
          <w:u w:val="single"/>
        </w:rPr>
      </w:pPr>
    </w:p>
    <w:p w14:paraId="2A2A3DFE" w14:textId="77777777" w:rsidR="00977530" w:rsidRPr="00977530" w:rsidRDefault="00977530" w:rsidP="00977530">
      <w:pPr>
        <w:rPr>
          <w:rFonts w:ascii="Aptos" w:hAnsi="Aptos"/>
          <w:sz w:val="36"/>
          <w:szCs w:val="36"/>
          <w:u w:val="single"/>
        </w:rPr>
      </w:pPr>
    </w:p>
    <w:p w14:paraId="19E12C59" w14:textId="6517DF8D" w:rsidR="00F87247" w:rsidRPr="00977530" w:rsidRDefault="00977530" w:rsidP="008D7FE3">
      <w:pPr>
        <w:rPr>
          <w:rFonts w:ascii="Aptos" w:hAnsi="Aptos"/>
          <w:sz w:val="28"/>
          <w:szCs w:val="28"/>
        </w:rPr>
      </w:pPr>
      <w:r>
        <w:rPr>
          <w:rFonts w:ascii="Aptos" w:hAnsi="Aptos"/>
          <w:b/>
          <w:bCs/>
          <w:sz w:val="28"/>
          <w:szCs w:val="28"/>
        </w:rPr>
        <w:t>1.</w:t>
      </w:r>
      <w:r w:rsidR="00DF0A4E" w:rsidRPr="00977530">
        <w:rPr>
          <w:rFonts w:ascii="Aptos" w:hAnsi="Aptos"/>
          <w:b/>
          <w:bCs/>
          <w:sz w:val="28"/>
          <w:szCs w:val="28"/>
        </w:rPr>
        <w:t>Aim</w:t>
      </w:r>
      <w:r w:rsidR="00DF0A4E" w:rsidRPr="00977530">
        <w:rPr>
          <w:rFonts w:ascii="Aptos" w:hAnsi="Aptos"/>
          <w:sz w:val="28"/>
          <w:szCs w:val="28"/>
        </w:rPr>
        <w:t>: To Download and Install VS code</w:t>
      </w:r>
    </w:p>
    <w:p w14:paraId="36AEE30D" w14:textId="5A84C84A" w:rsidR="00DF0A4E" w:rsidRDefault="00DF0A4E" w:rsidP="008D7FE3">
      <w:pPr>
        <w:rPr>
          <w:rFonts w:ascii="Aptos" w:hAnsi="Aptos"/>
          <w:b/>
          <w:bCs/>
          <w:sz w:val="28"/>
          <w:szCs w:val="28"/>
        </w:rPr>
      </w:pPr>
      <w:r w:rsidRPr="00977530">
        <w:rPr>
          <w:rFonts w:ascii="Aptos" w:hAnsi="Aptos"/>
          <w:b/>
          <w:bCs/>
          <w:sz w:val="28"/>
          <w:szCs w:val="28"/>
        </w:rPr>
        <w:t>Procedure:</w:t>
      </w:r>
    </w:p>
    <w:p w14:paraId="1F1DE88E" w14:textId="77777777" w:rsidR="00977530" w:rsidRPr="00977530" w:rsidRDefault="00977530" w:rsidP="008D7FE3">
      <w:pPr>
        <w:rPr>
          <w:rFonts w:ascii="Aptos" w:hAnsi="Aptos"/>
          <w:b/>
          <w:bCs/>
          <w:sz w:val="28"/>
          <w:szCs w:val="28"/>
        </w:rPr>
      </w:pPr>
    </w:p>
    <w:p w14:paraId="2216C1BD" w14:textId="629A02DC" w:rsidR="00977530" w:rsidRDefault="00DF0A4E" w:rsidP="00977530">
      <w:pPr>
        <w:spacing w:before="100" w:after="100"/>
        <w:ind w:left="360"/>
        <w:rPr>
          <w:rFonts w:ascii="Aptos" w:hAnsi="Aptos"/>
        </w:rPr>
      </w:pPr>
      <w:r w:rsidRPr="00977530">
        <w:rPr>
          <w:rFonts w:ascii="Aptos" w:hAnsi="Aptos"/>
          <w:sz w:val="28"/>
          <w:szCs w:val="28"/>
          <w:u w:val="single"/>
        </w:rPr>
        <w:t>Step-1</w:t>
      </w:r>
      <w:r w:rsidRPr="00977530">
        <w:rPr>
          <w:rFonts w:ascii="Aptos" w:hAnsi="Aptos"/>
          <w:sz w:val="28"/>
          <w:szCs w:val="28"/>
        </w:rPr>
        <w:t xml:space="preserve">: Visit the official VS code website to get the downloadable file. </w:t>
      </w:r>
    </w:p>
    <w:p w14:paraId="1C2A7176" w14:textId="77777777" w:rsidR="00977530" w:rsidRDefault="00977530" w:rsidP="00977530">
      <w:pPr>
        <w:spacing w:before="100" w:after="100"/>
        <w:ind w:left="360"/>
        <w:rPr>
          <w:rFonts w:ascii="Aptos" w:hAnsi="Aptos"/>
        </w:rPr>
      </w:pPr>
    </w:p>
    <w:p w14:paraId="546A4300" w14:textId="1552BC84" w:rsidR="00DF0A4E" w:rsidRDefault="00DF0A4E" w:rsidP="00977530">
      <w:pPr>
        <w:spacing w:before="100" w:after="100"/>
        <w:ind w:left="360"/>
        <w:rPr>
          <w:rFonts w:ascii="Aptos" w:hAnsi="Aptos"/>
          <w:sz w:val="28"/>
          <w:szCs w:val="28"/>
        </w:rPr>
      </w:pPr>
      <w:r w:rsidRPr="00977530">
        <w:rPr>
          <w:noProof/>
        </w:rPr>
        <w:drawing>
          <wp:inline distT="0" distB="0" distL="0" distR="0" wp14:anchorId="6FB9A8C9" wp14:editId="4D26FEDE">
            <wp:extent cx="5234940" cy="2923583"/>
            <wp:effectExtent l="0" t="0" r="3810" b="0"/>
            <wp:docPr id="12811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4940" cy="2923583"/>
                    </a:xfrm>
                    <a:prstGeom prst="rect">
                      <a:avLst/>
                    </a:prstGeom>
                    <a:noFill/>
                    <a:ln>
                      <a:noFill/>
                    </a:ln>
                  </pic:spPr>
                </pic:pic>
              </a:graphicData>
            </a:graphic>
          </wp:inline>
        </w:drawing>
      </w:r>
    </w:p>
    <w:p w14:paraId="3C12D640" w14:textId="77777777" w:rsidR="00977530" w:rsidRPr="00977530" w:rsidRDefault="00977530" w:rsidP="00977530">
      <w:pPr>
        <w:spacing w:before="100" w:after="100"/>
        <w:ind w:left="360"/>
        <w:rPr>
          <w:rFonts w:ascii="Aptos" w:hAnsi="Aptos"/>
          <w:sz w:val="28"/>
          <w:szCs w:val="28"/>
        </w:rPr>
      </w:pPr>
    </w:p>
    <w:p w14:paraId="6DA48B10" w14:textId="161FB63C" w:rsidR="00DF0A4E" w:rsidRDefault="00DF0A4E" w:rsidP="00977530">
      <w:pPr>
        <w:spacing w:before="100" w:after="100"/>
        <w:ind w:left="360"/>
        <w:rPr>
          <w:rFonts w:ascii="Aptos" w:hAnsi="Aptos"/>
          <w:sz w:val="28"/>
          <w:szCs w:val="28"/>
        </w:rPr>
      </w:pPr>
      <w:r w:rsidRPr="00977530">
        <w:rPr>
          <w:rFonts w:ascii="Aptos" w:hAnsi="Aptos"/>
          <w:sz w:val="28"/>
          <w:szCs w:val="28"/>
          <w:u w:val="single"/>
        </w:rPr>
        <w:t>Step-2:</w:t>
      </w:r>
      <w:r w:rsidR="00E1115C" w:rsidRPr="00977530">
        <w:rPr>
          <w:rFonts w:ascii="Aptos" w:hAnsi="Aptos"/>
          <w:sz w:val="28"/>
          <w:szCs w:val="28"/>
        </w:rPr>
        <w:t xml:space="preserve"> </w:t>
      </w:r>
      <w:r w:rsidRPr="00977530">
        <w:rPr>
          <w:rFonts w:ascii="Aptos" w:hAnsi="Aptos"/>
          <w:sz w:val="28"/>
          <w:szCs w:val="28"/>
        </w:rPr>
        <w:t>Click on the download Option based on the Operating system</w:t>
      </w:r>
      <w:r w:rsidR="00E1115C" w:rsidRPr="00977530">
        <w:rPr>
          <w:rFonts w:ascii="Aptos" w:hAnsi="Aptos"/>
          <w:sz w:val="28"/>
          <w:szCs w:val="28"/>
        </w:rPr>
        <w:t>.</w:t>
      </w:r>
    </w:p>
    <w:p w14:paraId="571201A1" w14:textId="77777777" w:rsidR="00977530" w:rsidRPr="00977530" w:rsidRDefault="00977530" w:rsidP="00977530">
      <w:pPr>
        <w:spacing w:before="100" w:after="100"/>
        <w:ind w:left="360"/>
        <w:rPr>
          <w:rFonts w:ascii="Aptos" w:hAnsi="Aptos"/>
          <w:sz w:val="28"/>
          <w:szCs w:val="28"/>
          <w:u w:val="single"/>
        </w:rPr>
      </w:pPr>
    </w:p>
    <w:p w14:paraId="6DDA1DFC" w14:textId="77777777" w:rsidR="00E1115C" w:rsidRDefault="00E1115C" w:rsidP="00977530">
      <w:pPr>
        <w:spacing w:before="100" w:after="100"/>
        <w:ind w:left="360"/>
        <w:rPr>
          <w:rFonts w:ascii="Aptos" w:hAnsi="Aptos"/>
        </w:rPr>
      </w:pPr>
      <w:r w:rsidRPr="00977530">
        <w:rPr>
          <w:rFonts w:ascii="Aptos" w:hAnsi="Aptos"/>
          <w:sz w:val="28"/>
          <w:szCs w:val="28"/>
          <w:u w:val="single"/>
        </w:rPr>
        <w:t>Step-3:</w:t>
      </w:r>
      <w:r w:rsidRPr="00977530">
        <w:rPr>
          <w:rFonts w:ascii="Aptos" w:hAnsi="Aptos"/>
          <w:sz w:val="28"/>
          <w:szCs w:val="28"/>
        </w:rPr>
        <w:t xml:space="preserve"> Click on the downloaded file to Install.</w:t>
      </w:r>
      <w:r w:rsidRPr="00977530">
        <w:rPr>
          <w:rFonts w:ascii="Aptos" w:hAnsi="Aptos"/>
        </w:rPr>
        <w:t xml:space="preserve"> </w:t>
      </w:r>
    </w:p>
    <w:p w14:paraId="5F24796A" w14:textId="77777777" w:rsidR="00977530" w:rsidRPr="00977530" w:rsidRDefault="00977530" w:rsidP="00977530">
      <w:pPr>
        <w:spacing w:before="100" w:after="100"/>
        <w:ind w:left="360"/>
        <w:rPr>
          <w:rFonts w:ascii="Aptos" w:hAnsi="Aptos"/>
          <w:sz w:val="28"/>
          <w:szCs w:val="28"/>
          <w:u w:val="single"/>
        </w:rPr>
      </w:pPr>
    </w:p>
    <w:p w14:paraId="63BD3C6A" w14:textId="506C4A12" w:rsidR="00E1115C" w:rsidRPr="00977530" w:rsidRDefault="00E1115C" w:rsidP="00977530">
      <w:pPr>
        <w:spacing w:before="100" w:after="100"/>
        <w:ind w:left="360"/>
        <w:rPr>
          <w:rFonts w:ascii="Aptos" w:hAnsi="Aptos"/>
          <w:sz w:val="28"/>
          <w:szCs w:val="28"/>
          <w:u w:val="single"/>
        </w:rPr>
      </w:pPr>
      <w:r w:rsidRPr="00977530">
        <w:rPr>
          <w:rFonts w:ascii="Aptos" w:hAnsi="Aptos"/>
          <w:sz w:val="28"/>
          <w:szCs w:val="28"/>
          <w:u w:val="single"/>
        </w:rPr>
        <w:t>Step-</w:t>
      </w:r>
      <w:r w:rsidR="000C35A5" w:rsidRPr="00977530">
        <w:rPr>
          <w:rFonts w:ascii="Aptos" w:hAnsi="Aptos"/>
          <w:sz w:val="28"/>
          <w:szCs w:val="28"/>
          <w:u w:val="single"/>
        </w:rPr>
        <w:t>4</w:t>
      </w:r>
      <w:r w:rsidRPr="00977530">
        <w:rPr>
          <w:rFonts w:ascii="Aptos" w:hAnsi="Aptos"/>
          <w:sz w:val="28"/>
          <w:szCs w:val="28"/>
          <w:u w:val="single"/>
        </w:rPr>
        <w:t>:</w:t>
      </w:r>
      <w:r w:rsidRPr="00977530">
        <w:rPr>
          <w:rFonts w:ascii="Aptos" w:hAnsi="Aptos"/>
          <w:sz w:val="28"/>
          <w:szCs w:val="28"/>
        </w:rPr>
        <w:t xml:space="preserve"> Accept the agreement and click on “Next”.</w:t>
      </w:r>
    </w:p>
    <w:p w14:paraId="42951B8D" w14:textId="30D1709E" w:rsidR="00E1115C" w:rsidRDefault="00E1115C" w:rsidP="00977530">
      <w:pPr>
        <w:pStyle w:val="ListParagraph"/>
        <w:spacing w:before="100" w:after="100"/>
        <w:rPr>
          <w:rFonts w:ascii="Aptos" w:hAnsi="Aptos"/>
          <w:sz w:val="28"/>
          <w:szCs w:val="28"/>
          <w:u w:val="single"/>
        </w:rPr>
      </w:pPr>
      <w:r w:rsidRPr="00977530">
        <w:rPr>
          <w:rFonts w:ascii="Aptos" w:hAnsi="Aptos"/>
          <w:noProof/>
        </w:rPr>
        <w:lastRenderedPageBreak/>
        <w:drawing>
          <wp:inline distT="0" distB="0" distL="0" distR="0" wp14:anchorId="251EC81C" wp14:editId="7CA909DD">
            <wp:extent cx="4772669" cy="3398520"/>
            <wp:effectExtent l="0" t="0" r="8890" b="0"/>
            <wp:docPr id="1396699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160" cy="3399582"/>
                    </a:xfrm>
                    <a:prstGeom prst="rect">
                      <a:avLst/>
                    </a:prstGeom>
                    <a:noFill/>
                    <a:ln>
                      <a:noFill/>
                    </a:ln>
                  </pic:spPr>
                </pic:pic>
              </a:graphicData>
            </a:graphic>
          </wp:inline>
        </w:drawing>
      </w:r>
    </w:p>
    <w:p w14:paraId="024CC7F9" w14:textId="77777777" w:rsidR="00977530" w:rsidRDefault="00977530" w:rsidP="00977530">
      <w:pPr>
        <w:pStyle w:val="ListParagraph"/>
        <w:spacing w:before="100" w:after="100"/>
        <w:rPr>
          <w:rFonts w:ascii="Aptos" w:hAnsi="Aptos"/>
          <w:sz w:val="28"/>
          <w:szCs w:val="28"/>
          <w:u w:val="single"/>
        </w:rPr>
      </w:pPr>
    </w:p>
    <w:p w14:paraId="49D53D92" w14:textId="77777777" w:rsidR="00977530" w:rsidRPr="00977530" w:rsidRDefault="00977530" w:rsidP="00977530">
      <w:pPr>
        <w:pStyle w:val="ListParagraph"/>
        <w:spacing w:before="100" w:after="100"/>
        <w:rPr>
          <w:rFonts w:ascii="Aptos" w:hAnsi="Aptos"/>
          <w:sz w:val="28"/>
          <w:szCs w:val="28"/>
          <w:u w:val="single"/>
        </w:rPr>
      </w:pPr>
    </w:p>
    <w:p w14:paraId="5194CC31" w14:textId="5E81AAA5" w:rsidR="00DF0A4E" w:rsidRDefault="00E1115C" w:rsidP="00977530">
      <w:pPr>
        <w:spacing w:before="100" w:after="100"/>
        <w:ind w:left="360"/>
        <w:rPr>
          <w:rFonts w:ascii="Aptos" w:hAnsi="Aptos"/>
          <w:sz w:val="28"/>
          <w:szCs w:val="28"/>
        </w:rPr>
      </w:pPr>
      <w:r w:rsidRPr="00977530">
        <w:rPr>
          <w:rFonts w:ascii="Aptos" w:hAnsi="Aptos"/>
          <w:sz w:val="28"/>
          <w:szCs w:val="28"/>
          <w:u w:val="single"/>
        </w:rPr>
        <w:t>Step-</w:t>
      </w:r>
      <w:r w:rsidR="000C35A5" w:rsidRPr="00977530">
        <w:rPr>
          <w:rFonts w:ascii="Aptos" w:hAnsi="Aptos"/>
          <w:sz w:val="28"/>
          <w:szCs w:val="28"/>
          <w:u w:val="single"/>
        </w:rPr>
        <w:t>5</w:t>
      </w:r>
      <w:r w:rsidRPr="00977530">
        <w:rPr>
          <w:rFonts w:ascii="Aptos" w:hAnsi="Aptos"/>
          <w:sz w:val="28"/>
          <w:szCs w:val="28"/>
        </w:rPr>
        <w:t>: Select a folder. Click “Next”.</w:t>
      </w:r>
    </w:p>
    <w:p w14:paraId="5F5A147D" w14:textId="098F1BEA" w:rsidR="00977530" w:rsidRPr="00977530" w:rsidRDefault="00977530" w:rsidP="00977530">
      <w:pPr>
        <w:spacing w:before="100" w:after="100"/>
        <w:ind w:left="360"/>
        <w:rPr>
          <w:rFonts w:ascii="Aptos" w:hAnsi="Aptos"/>
          <w:sz w:val="28"/>
          <w:szCs w:val="28"/>
          <w:u w:val="single"/>
        </w:rPr>
      </w:pPr>
      <w:r w:rsidRPr="00977530">
        <w:rPr>
          <w:noProof/>
        </w:rPr>
        <w:drawing>
          <wp:anchor distT="0" distB="0" distL="114300" distR="114300" simplePos="0" relativeHeight="251658240" behindDoc="1" locked="0" layoutInCell="1" allowOverlap="1" wp14:anchorId="1151F555" wp14:editId="3C83F858">
            <wp:simplePos x="0" y="0"/>
            <wp:positionH relativeFrom="column">
              <wp:posOffset>449580</wp:posOffset>
            </wp:positionH>
            <wp:positionV relativeFrom="paragraph">
              <wp:posOffset>259080</wp:posOffset>
            </wp:positionV>
            <wp:extent cx="4671060" cy="3956250"/>
            <wp:effectExtent l="0" t="0" r="0" b="6350"/>
            <wp:wrapNone/>
            <wp:docPr id="639102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5008" cy="39595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5587E" w14:textId="77777777" w:rsidR="00E1115C" w:rsidRPr="00977530" w:rsidRDefault="00E1115C" w:rsidP="00977530">
      <w:pPr>
        <w:spacing w:before="100" w:after="100"/>
        <w:rPr>
          <w:rFonts w:ascii="Aptos" w:hAnsi="Aptos"/>
        </w:rPr>
      </w:pPr>
    </w:p>
    <w:p w14:paraId="72CFCDCE" w14:textId="77777777" w:rsidR="00E1115C" w:rsidRPr="00977530" w:rsidRDefault="00E1115C" w:rsidP="00977530">
      <w:pPr>
        <w:spacing w:before="100" w:after="100"/>
        <w:rPr>
          <w:rFonts w:ascii="Aptos" w:hAnsi="Aptos"/>
        </w:rPr>
      </w:pPr>
    </w:p>
    <w:p w14:paraId="7E547811" w14:textId="77777777" w:rsidR="00E1115C" w:rsidRPr="00977530" w:rsidRDefault="00E1115C" w:rsidP="00977530">
      <w:pPr>
        <w:spacing w:before="100" w:after="100"/>
        <w:rPr>
          <w:rFonts w:ascii="Aptos" w:hAnsi="Aptos"/>
        </w:rPr>
      </w:pPr>
    </w:p>
    <w:p w14:paraId="508530D0" w14:textId="77777777" w:rsidR="00E1115C" w:rsidRPr="00977530" w:rsidRDefault="00E1115C" w:rsidP="00977530">
      <w:pPr>
        <w:spacing w:before="100" w:after="100"/>
        <w:rPr>
          <w:rFonts w:ascii="Aptos" w:hAnsi="Aptos"/>
        </w:rPr>
      </w:pPr>
    </w:p>
    <w:p w14:paraId="6216C85A" w14:textId="77777777" w:rsidR="00E1115C" w:rsidRPr="00977530" w:rsidRDefault="00E1115C" w:rsidP="00977530">
      <w:pPr>
        <w:spacing w:before="100" w:after="100"/>
        <w:rPr>
          <w:rFonts w:ascii="Aptos" w:hAnsi="Aptos"/>
        </w:rPr>
      </w:pPr>
    </w:p>
    <w:p w14:paraId="6D8556F6" w14:textId="77777777" w:rsidR="00E1115C" w:rsidRPr="00977530" w:rsidRDefault="00E1115C" w:rsidP="00977530">
      <w:pPr>
        <w:spacing w:before="100" w:after="100"/>
        <w:rPr>
          <w:rFonts w:ascii="Aptos" w:hAnsi="Aptos"/>
        </w:rPr>
      </w:pPr>
    </w:p>
    <w:p w14:paraId="77964BE3" w14:textId="77777777" w:rsidR="00E1115C" w:rsidRPr="00977530" w:rsidRDefault="00E1115C" w:rsidP="00977530">
      <w:pPr>
        <w:spacing w:before="100" w:after="100"/>
        <w:rPr>
          <w:rFonts w:ascii="Aptos" w:hAnsi="Aptos"/>
        </w:rPr>
      </w:pPr>
    </w:p>
    <w:p w14:paraId="46B6D77C" w14:textId="77777777" w:rsidR="00E1115C" w:rsidRPr="00977530" w:rsidRDefault="00E1115C" w:rsidP="00977530">
      <w:pPr>
        <w:spacing w:before="100" w:after="100"/>
        <w:rPr>
          <w:rFonts w:ascii="Aptos" w:hAnsi="Aptos"/>
        </w:rPr>
      </w:pPr>
    </w:p>
    <w:p w14:paraId="62D7C99C" w14:textId="77777777" w:rsidR="000C35A5" w:rsidRPr="00977530" w:rsidRDefault="000C35A5" w:rsidP="00977530">
      <w:pPr>
        <w:spacing w:before="100" w:after="100"/>
        <w:rPr>
          <w:rFonts w:ascii="Aptos" w:hAnsi="Aptos"/>
        </w:rPr>
      </w:pPr>
    </w:p>
    <w:p w14:paraId="4550C9EE" w14:textId="77777777" w:rsidR="00E1115C" w:rsidRDefault="00E1115C" w:rsidP="00977530">
      <w:pPr>
        <w:spacing w:before="100" w:after="100"/>
        <w:rPr>
          <w:rFonts w:ascii="Aptos" w:hAnsi="Aptos"/>
        </w:rPr>
      </w:pPr>
    </w:p>
    <w:p w14:paraId="05CB996F" w14:textId="77777777" w:rsidR="00977530" w:rsidRDefault="00977530" w:rsidP="00977530">
      <w:pPr>
        <w:spacing w:before="100" w:after="100"/>
        <w:rPr>
          <w:rFonts w:ascii="Aptos" w:hAnsi="Aptos"/>
        </w:rPr>
      </w:pPr>
    </w:p>
    <w:p w14:paraId="508CCB50" w14:textId="77777777" w:rsidR="00977530" w:rsidRDefault="00977530" w:rsidP="00977530">
      <w:pPr>
        <w:spacing w:before="100" w:after="100"/>
        <w:rPr>
          <w:rFonts w:ascii="Aptos" w:hAnsi="Aptos"/>
        </w:rPr>
      </w:pPr>
    </w:p>
    <w:p w14:paraId="47B1589C" w14:textId="77777777" w:rsidR="00977530" w:rsidRDefault="00977530" w:rsidP="00977530">
      <w:pPr>
        <w:spacing w:before="100" w:after="100"/>
        <w:rPr>
          <w:rFonts w:ascii="Aptos" w:hAnsi="Aptos"/>
        </w:rPr>
      </w:pPr>
    </w:p>
    <w:p w14:paraId="3616348B" w14:textId="77777777" w:rsidR="00977530" w:rsidRDefault="00977530" w:rsidP="00977530">
      <w:pPr>
        <w:spacing w:before="100" w:after="100"/>
        <w:rPr>
          <w:rFonts w:ascii="Aptos" w:hAnsi="Aptos"/>
        </w:rPr>
      </w:pPr>
    </w:p>
    <w:p w14:paraId="1A1FEB68" w14:textId="77777777" w:rsidR="00977530" w:rsidRDefault="00977530" w:rsidP="00977530">
      <w:pPr>
        <w:spacing w:before="100" w:after="100"/>
        <w:rPr>
          <w:rFonts w:ascii="Aptos" w:hAnsi="Aptos"/>
        </w:rPr>
      </w:pPr>
    </w:p>
    <w:p w14:paraId="0F6B8188" w14:textId="77777777" w:rsidR="00977530" w:rsidRDefault="00977530" w:rsidP="00977530">
      <w:pPr>
        <w:spacing w:before="100" w:after="100"/>
        <w:rPr>
          <w:rFonts w:ascii="Aptos" w:hAnsi="Aptos"/>
        </w:rPr>
      </w:pPr>
    </w:p>
    <w:p w14:paraId="1906AECF" w14:textId="77777777" w:rsidR="00977530" w:rsidRDefault="00977530" w:rsidP="00977530">
      <w:pPr>
        <w:spacing w:before="100" w:after="100"/>
        <w:rPr>
          <w:rFonts w:ascii="Aptos" w:hAnsi="Aptos"/>
        </w:rPr>
      </w:pPr>
    </w:p>
    <w:p w14:paraId="60465AE9" w14:textId="77777777" w:rsidR="00977530" w:rsidRDefault="00977530" w:rsidP="00977530">
      <w:pPr>
        <w:spacing w:before="100" w:after="100"/>
        <w:rPr>
          <w:rFonts w:ascii="Aptos" w:hAnsi="Aptos"/>
        </w:rPr>
      </w:pPr>
    </w:p>
    <w:p w14:paraId="62525165" w14:textId="77777777" w:rsidR="00977530" w:rsidRPr="00977530" w:rsidRDefault="00977530" w:rsidP="00977530">
      <w:pPr>
        <w:spacing w:before="100" w:after="100"/>
        <w:rPr>
          <w:rFonts w:ascii="Aptos" w:hAnsi="Aptos"/>
        </w:rPr>
      </w:pPr>
    </w:p>
    <w:p w14:paraId="33075BF0" w14:textId="221A394E" w:rsidR="00A04920" w:rsidRPr="00977530" w:rsidRDefault="00E1115C" w:rsidP="00977530">
      <w:pPr>
        <w:spacing w:before="100" w:after="100"/>
        <w:ind w:left="360"/>
        <w:rPr>
          <w:rFonts w:ascii="Aptos" w:hAnsi="Aptos"/>
          <w:sz w:val="28"/>
          <w:szCs w:val="28"/>
          <w:u w:val="single"/>
        </w:rPr>
      </w:pPr>
      <w:r w:rsidRPr="00977530">
        <w:rPr>
          <w:rFonts w:ascii="Aptos" w:hAnsi="Aptos"/>
          <w:sz w:val="28"/>
          <w:szCs w:val="28"/>
          <w:u w:val="single"/>
        </w:rPr>
        <w:t>Step-</w:t>
      </w:r>
      <w:r w:rsidR="000C35A5" w:rsidRPr="00977530">
        <w:rPr>
          <w:rFonts w:ascii="Aptos" w:hAnsi="Aptos"/>
          <w:sz w:val="28"/>
          <w:szCs w:val="28"/>
          <w:u w:val="single"/>
        </w:rPr>
        <w:t>6</w:t>
      </w:r>
      <w:r w:rsidRPr="00977530">
        <w:rPr>
          <w:rFonts w:ascii="Aptos" w:hAnsi="Aptos"/>
          <w:sz w:val="28"/>
          <w:szCs w:val="28"/>
        </w:rPr>
        <w:t>: Select the required options and click “Next”.</w:t>
      </w:r>
      <w:r w:rsidRPr="00977530">
        <w:rPr>
          <w:rFonts w:ascii="Aptos" w:hAnsi="Aptos"/>
        </w:rPr>
        <w:t xml:space="preserve"> </w:t>
      </w:r>
    </w:p>
    <w:p w14:paraId="34A10232" w14:textId="41D3060B" w:rsidR="00A04920" w:rsidRPr="00977530" w:rsidRDefault="00E1115C" w:rsidP="00977530">
      <w:pPr>
        <w:pStyle w:val="ListParagraph"/>
        <w:spacing w:before="100" w:after="100"/>
        <w:rPr>
          <w:rFonts w:ascii="Aptos" w:hAnsi="Aptos"/>
          <w:noProof/>
        </w:rPr>
      </w:pPr>
      <w:r w:rsidRPr="00977530">
        <w:rPr>
          <w:rFonts w:ascii="Aptos" w:hAnsi="Aptos"/>
          <w:noProof/>
        </w:rPr>
        <w:drawing>
          <wp:inline distT="0" distB="0" distL="0" distR="0" wp14:anchorId="086CCC1C" wp14:editId="266DB2BD">
            <wp:extent cx="4724400" cy="3841250"/>
            <wp:effectExtent l="0" t="0" r="0" b="6985"/>
            <wp:docPr id="1565236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843" cy="3872507"/>
                    </a:xfrm>
                    <a:prstGeom prst="rect">
                      <a:avLst/>
                    </a:prstGeom>
                    <a:noFill/>
                    <a:ln>
                      <a:noFill/>
                    </a:ln>
                  </pic:spPr>
                </pic:pic>
              </a:graphicData>
            </a:graphic>
          </wp:inline>
        </w:drawing>
      </w:r>
    </w:p>
    <w:p w14:paraId="254FB394" w14:textId="77777777" w:rsidR="000C35A5" w:rsidRPr="00977530" w:rsidRDefault="000C35A5" w:rsidP="00977530">
      <w:pPr>
        <w:pStyle w:val="ListParagraph"/>
        <w:spacing w:before="100" w:after="100"/>
        <w:rPr>
          <w:rFonts w:ascii="Aptos" w:hAnsi="Aptos"/>
          <w:noProof/>
        </w:rPr>
      </w:pPr>
    </w:p>
    <w:p w14:paraId="0533F85F" w14:textId="3C31CC0E" w:rsidR="00A04920" w:rsidRDefault="00E1115C" w:rsidP="00977530">
      <w:pPr>
        <w:spacing w:before="100" w:after="100"/>
        <w:ind w:left="360"/>
        <w:rPr>
          <w:rFonts w:ascii="Aptos" w:hAnsi="Aptos"/>
          <w:sz w:val="28"/>
          <w:szCs w:val="28"/>
        </w:rPr>
      </w:pPr>
      <w:r w:rsidRPr="00977530">
        <w:rPr>
          <w:rFonts w:ascii="Aptos" w:hAnsi="Aptos"/>
          <w:sz w:val="28"/>
          <w:szCs w:val="28"/>
          <w:u w:val="single"/>
        </w:rPr>
        <w:t>Step-</w:t>
      </w:r>
      <w:r w:rsidR="000C35A5" w:rsidRPr="00977530">
        <w:rPr>
          <w:rFonts w:ascii="Aptos" w:hAnsi="Aptos"/>
          <w:sz w:val="28"/>
          <w:szCs w:val="28"/>
          <w:u w:val="single"/>
        </w:rPr>
        <w:t>7</w:t>
      </w:r>
      <w:r w:rsidRPr="00977530">
        <w:rPr>
          <w:rFonts w:ascii="Aptos" w:hAnsi="Aptos"/>
          <w:sz w:val="28"/>
          <w:szCs w:val="28"/>
        </w:rPr>
        <w:t>: Select “Install”.</w:t>
      </w:r>
    </w:p>
    <w:p w14:paraId="09F45786" w14:textId="77777777" w:rsidR="00977530" w:rsidRPr="00977530" w:rsidRDefault="00977530" w:rsidP="00977530">
      <w:pPr>
        <w:spacing w:before="100" w:after="100"/>
        <w:ind w:left="360"/>
        <w:rPr>
          <w:rFonts w:ascii="Aptos" w:hAnsi="Aptos"/>
          <w:sz w:val="28"/>
          <w:szCs w:val="28"/>
          <w:u w:val="single"/>
        </w:rPr>
      </w:pPr>
    </w:p>
    <w:p w14:paraId="07E0860C" w14:textId="7DC2E463" w:rsidR="00A04920" w:rsidRPr="00977530" w:rsidRDefault="00E1115C" w:rsidP="00977530">
      <w:pPr>
        <w:pStyle w:val="ListParagraph"/>
        <w:spacing w:before="100" w:after="100"/>
        <w:rPr>
          <w:rFonts w:ascii="Aptos" w:hAnsi="Aptos"/>
          <w:sz w:val="28"/>
          <w:szCs w:val="28"/>
          <w:u w:val="single"/>
        </w:rPr>
      </w:pPr>
      <w:r w:rsidRPr="00977530">
        <w:rPr>
          <w:rFonts w:ascii="Aptos" w:hAnsi="Aptos"/>
          <w:noProof/>
        </w:rPr>
        <w:drawing>
          <wp:inline distT="0" distB="0" distL="0" distR="0" wp14:anchorId="3C5C7BF7" wp14:editId="4C3EC648">
            <wp:extent cx="4602480" cy="3748795"/>
            <wp:effectExtent l="0" t="0" r="7620" b="4445"/>
            <wp:docPr id="89882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1765" cy="3813374"/>
                    </a:xfrm>
                    <a:prstGeom prst="rect">
                      <a:avLst/>
                    </a:prstGeom>
                    <a:noFill/>
                    <a:ln>
                      <a:noFill/>
                    </a:ln>
                  </pic:spPr>
                </pic:pic>
              </a:graphicData>
            </a:graphic>
          </wp:inline>
        </w:drawing>
      </w:r>
    </w:p>
    <w:p w14:paraId="16C14B8E" w14:textId="72B408EC" w:rsidR="00A04920" w:rsidRDefault="00E1115C" w:rsidP="00977530">
      <w:pPr>
        <w:spacing w:before="100" w:after="100"/>
        <w:ind w:left="360"/>
        <w:rPr>
          <w:rFonts w:ascii="Aptos" w:hAnsi="Aptos"/>
        </w:rPr>
      </w:pPr>
      <w:r w:rsidRPr="00977530">
        <w:rPr>
          <w:rFonts w:ascii="Aptos" w:hAnsi="Aptos"/>
          <w:sz w:val="28"/>
          <w:szCs w:val="28"/>
          <w:u w:val="single"/>
        </w:rPr>
        <w:lastRenderedPageBreak/>
        <w:t>Step-</w:t>
      </w:r>
      <w:r w:rsidR="000C35A5" w:rsidRPr="00977530">
        <w:rPr>
          <w:rFonts w:ascii="Aptos" w:hAnsi="Aptos"/>
          <w:sz w:val="28"/>
          <w:szCs w:val="28"/>
          <w:u w:val="single"/>
        </w:rPr>
        <w:t>8</w:t>
      </w:r>
      <w:r w:rsidRPr="00977530">
        <w:rPr>
          <w:rFonts w:ascii="Aptos" w:hAnsi="Aptos"/>
          <w:sz w:val="28"/>
          <w:szCs w:val="28"/>
        </w:rPr>
        <w:t>: Click “Finish” after installing successfully.</w:t>
      </w:r>
      <w:r w:rsidRPr="00977530">
        <w:rPr>
          <w:rFonts w:ascii="Aptos" w:hAnsi="Aptos"/>
        </w:rPr>
        <w:t xml:space="preserve"> </w:t>
      </w:r>
    </w:p>
    <w:p w14:paraId="66DF995F" w14:textId="77777777" w:rsidR="00977530" w:rsidRPr="00977530" w:rsidRDefault="00977530" w:rsidP="00977530">
      <w:pPr>
        <w:spacing w:before="100" w:after="100"/>
        <w:ind w:left="360"/>
        <w:rPr>
          <w:rFonts w:ascii="Aptos" w:hAnsi="Aptos"/>
          <w:sz w:val="28"/>
          <w:szCs w:val="28"/>
          <w:u w:val="single"/>
        </w:rPr>
      </w:pPr>
    </w:p>
    <w:p w14:paraId="3097044F" w14:textId="13232AD5" w:rsidR="000C35A5" w:rsidRPr="00977530" w:rsidRDefault="00E1115C" w:rsidP="00977530">
      <w:pPr>
        <w:pStyle w:val="ListParagraph"/>
        <w:spacing w:before="100" w:after="100"/>
        <w:rPr>
          <w:rFonts w:ascii="Aptos" w:hAnsi="Aptos"/>
          <w:sz w:val="28"/>
          <w:szCs w:val="28"/>
          <w:u w:val="single"/>
        </w:rPr>
      </w:pPr>
      <w:r w:rsidRPr="00977530">
        <w:rPr>
          <w:rFonts w:ascii="Aptos" w:hAnsi="Aptos"/>
          <w:noProof/>
        </w:rPr>
        <w:drawing>
          <wp:inline distT="0" distB="0" distL="0" distR="0" wp14:anchorId="10655C94" wp14:editId="1C84C41F">
            <wp:extent cx="4427220" cy="3637192"/>
            <wp:effectExtent l="0" t="0" r="0" b="1905"/>
            <wp:docPr id="621460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8429" cy="3662832"/>
                    </a:xfrm>
                    <a:prstGeom prst="rect">
                      <a:avLst/>
                    </a:prstGeom>
                    <a:noFill/>
                    <a:ln>
                      <a:noFill/>
                    </a:ln>
                  </pic:spPr>
                </pic:pic>
              </a:graphicData>
            </a:graphic>
          </wp:inline>
        </w:drawing>
      </w:r>
    </w:p>
    <w:p w14:paraId="0F8C7E76" w14:textId="77777777" w:rsidR="000C35A5" w:rsidRPr="00977530" w:rsidRDefault="000C35A5" w:rsidP="00977530">
      <w:pPr>
        <w:pStyle w:val="ListParagraph"/>
        <w:spacing w:before="100" w:after="100"/>
        <w:rPr>
          <w:rFonts w:ascii="Aptos" w:hAnsi="Aptos"/>
          <w:sz w:val="28"/>
          <w:szCs w:val="28"/>
          <w:u w:val="single"/>
        </w:rPr>
      </w:pPr>
    </w:p>
    <w:p w14:paraId="6F3C7AF7" w14:textId="43DCBF86" w:rsidR="000C35A5" w:rsidRDefault="000C35A5" w:rsidP="00977530">
      <w:pPr>
        <w:spacing w:before="100" w:after="100"/>
        <w:ind w:left="360"/>
        <w:rPr>
          <w:rFonts w:ascii="Aptos" w:hAnsi="Aptos"/>
          <w:noProof/>
        </w:rPr>
      </w:pPr>
      <w:r w:rsidRPr="00977530">
        <w:rPr>
          <w:rFonts w:ascii="Aptos" w:hAnsi="Aptos"/>
          <w:sz w:val="28"/>
          <w:szCs w:val="28"/>
          <w:u w:val="single"/>
        </w:rPr>
        <w:t>Step-9:</w:t>
      </w:r>
      <w:r w:rsidRPr="00977530">
        <w:rPr>
          <w:rFonts w:ascii="Aptos" w:hAnsi="Aptos"/>
          <w:sz w:val="28"/>
          <w:szCs w:val="28"/>
        </w:rPr>
        <w:t xml:space="preserve"> Open VS code and go to Extensions tab on the left side panel, search for “Open in browser” extension and download that extension.</w:t>
      </w:r>
      <w:r w:rsidRPr="00977530">
        <w:rPr>
          <w:rFonts w:ascii="Aptos" w:hAnsi="Aptos"/>
          <w:noProof/>
        </w:rPr>
        <w:t xml:space="preserve"> </w:t>
      </w:r>
    </w:p>
    <w:p w14:paraId="1BA14C5C" w14:textId="0348A76B" w:rsidR="00305C80" w:rsidRDefault="00305C80" w:rsidP="00305C80">
      <w:pPr>
        <w:spacing w:before="100" w:after="100"/>
        <w:ind w:left="360"/>
        <w:rPr>
          <w:rFonts w:ascii="Aptos" w:hAnsi="Aptos"/>
          <w:sz w:val="28"/>
          <w:szCs w:val="28"/>
          <w:u w:val="single"/>
        </w:rPr>
      </w:pPr>
      <w:r>
        <w:rPr>
          <w:rFonts w:ascii="Aptos" w:hAnsi="Aptos"/>
          <w:noProof/>
        </w:rPr>
        <mc:AlternateContent>
          <mc:Choice Requires="wps">
            <w:drawing>
              <wp:anchor distT="0" distB="0" distL="114300" distR="114300" simplePos="0" relativeHeight="251658242" behindDoc="0" locked="0" layoutInCell="1" allowOverlap="1" wp14:anchorId="1FADB469" wp14:editId="2EF87618">
                <wp:simplePos x="0" y="0"/>
                <wp:positionH relativeFrom="column">
                  <wp:posOffset>2838450</wp:posOffset>
                </wp:positionH>
                <wp:positionV relativeFrom="paragraph">
                  <wp:posOffset>1130300</wp:posOffset>
                </wp:positionV>
                <wp:extent cx="872490" cy="548640"/>
                <wp:effectExtent l="38100" t="38100" r="22860" b="22860"/>
                <wp:wrapNone/>
                <wp:docPr id="309679569" name="Straight Arrow Connector 5"/>
                <wp:cNvGraphicFramePr/>
                <a:graphic xmlns:a="http://schemas.openxmlformats.org/drawingml/2006/main">
                  <a:graphicData uri="http://schemas.microsoft.com/office/word/2010/wordprocessingShape">
                    <wps:wsp>
                      <wps:cNvCnPr/>
                      <wps:spPr>
                        <a:xfrm flipH="1" flipV="1">
                          <a:off x="0" y="0"/>
                          <a:ext cx="872490" cy="54864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E6303D" id="_x0000_t32" coordsize="21600,21600" o:spt="32" o:oned="t" path="m,l21600,21600e" filled="f">
                <v:path arrowok="t" fillok="f" o:connecttype="none"/>
                <o:lock v:ext="edit" shapetype="t"/>
              </v:shapetype>
              <v:shape id="Straight Arrow Connector 5" o:spid="_x0000_s1026" type="#_x0000_t32" style="position:absolute;margin-left:223.5pt;margin-top:89pt;width:68.7pt;height:43.2pt;flip:x 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" strokecolor="white [3212]" strokeweight="1.5pt">
                <v:stroke endarrow="block" joinstyle="miter"/>
              </v:shape>
            </w:pict>
          </mc:Fallback>
        </mc:AlternateContent>
      </w:r>
      <w:r>
        <w:rPr>
          <w:rFonts w:ascii="Aptos" w:hAnsi="Aptos"/>
          <w:noProof/>
        </w:rPr>
        <mc:AlternateContent>
          <mc:Choice Requires="wps">
            <w:drawing>
              <wp:anchor distT="0" distB="0" distL="114300" distR="114300" simplePos="0" relativeHeight="251658241" behindDoc="0" locked="0" layoutInCell="1" allowOverlap="1" wp14:anchorId="64179685" wp14:editId="323D390D">
                <wp:simplePos x="0" y="0"/>
                <wp:positionH relativeFrom="column">
                  <wp:posOffset>495300</wp:posOffset>
                </wp:positionH>
                <wp:positionV relativeFrom="paragraph">
                  <wp:posOffset>478790</wp:posOffset>
                </wp:positionV>
                <wp:extent cx="876300" cy="819150"/>
                <wp:effectExtent l="38100" t="0" r="19050" b="57150"/>
                <wp:wrapNone/>
                <wp:docPr id="686725127" name="Straight Arrow Connector 3"/>
                <wp:cNvGraphicFramePr/>
                <a:graphic xmlns:a="http://schemas.openxmlformats.org/drawingml/2006/main">
                  <a:graphicData uri="http://schemas.microsoft.com/office/word/2010/wordprocessingShape">
                    <wps:wsp>
                      <wps:cNvCnPr/>
                      <wps:spPr>
                        <a:xfrm flipH="1">
                          <a:off x="0" y="0"/>
                          <a:ext cx="876300" cy="81915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D07B57" id="Straight Arrow Connector 3" o:spid="_x0000_s1026" type="#_x0000_t32" style="position:absolute;margin-left:39pt;margin-top:37.7pt;width:69pt;height:64.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" strokecolor="white [3212]" strokeweight="1.5pt">
                <v:stroke endarrow="block" joinstyle="miter"/>
              </v:shape>
            </w:pict>
          </mc:Fallback>
        </mc:AlternateContent>
      </w:r>
      <w:r>
        <w:rPr>
          <w:rFonts w:ascii="Aptos" w:hAnsi="Aptos"/>
          <w:noProof/>
        </w:rPr>
        <w:drawing>
          <wp:inline distT="0" distB="0" distL="0" distR="0" wp14:anchorId="1A45B045" wp14:editId="15FB2125">
            <wp:extent cx="6256020" cy="3917187"/>
            <wp:effectExtent l="0" t="0" r="0" b="7620"/>
            <wp:docPr id="1383992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8772" cy="3918910"/>
                    </a:xfrm>
                    <a:prstGeom prst="rect">
                      <a:avLst/>
                    </a:prstGeom>
                    <a:noFill/>
                    <a:ln>
                      <a:noFill/>
                    </a:ln>
                  </pic:spPr>
                </pic:pic>
              </a:graphicData>
            </a:graphic>
          </wp:inline>
        </w:drawing>
      </w:r>
    </w:p>
    <w:p w14:paraId="55D9FB8B" w14:textId="3BD2A8C4" w:rsidR="00C05502" w:rsidRPr="00305C80" w:rsidRDefault="00977530" w:rsidP="00305C80">
      <w:pPr>
        <w:spacing w:before="100" w:after="100"/>
        <w:rPr>
          <w:rFonts w:ascii="Aptos" w:hAnsi="Aptos"/>
          <w:sz w:val="28"/>
          <w:szCs w:val="28"/>
          <w:u w:val="single"/>
        </w:rPr>
      </w:pPr>
      <w:r>
        <w:rPr>
          <w:rFonts w:ascii="Aptos" w:hAnsi="Aptos"/>
          <w:sz w:val="28"/>
          <w:szCs w:val="28"/>
          <w:u w:val="single"/>
        </w:rPr>
        <w:lastRenderedPageBreak/>
        <w:t>2.</w:t>
      </w:r>
      <w:r w:rsidR="00C05502" w:rsidRPr="00977530">
        <w:rPr>
          <w:rFonts w:ascii="Aptos" w:hAnsi="Aptos"/>
          <w:b/>
          <w:bCs/>
          <w:sz w:val="28"/>
          <w:szCs w:val="28"/>
        </w:rPr>
        <w:t>Aim:</w:t>
      </w:r>
      <w:r w:rsidR="00C05502" w:rsidRPr="00977530">
        <w:rPr>
          <w:rFonts w:ascii="Aptos" w:hAnsi="Aptos"/>
          <w:sz w:val="28"/>
          <w:szCs w:val="28"/>
        </w:rPr>
        <w:t xml:space="preserve"> To understand the structure of HTML</w:t>
      </w:r>
    </w:p>
    <w:p w14:paraId="0454AAA3" w14:textId="3F22E58A" w:rsidR="00C05502" w:rsidRPr="00977530" w:rsidRDefault="00C05502" w:rsidP="00AB5320">
      <w:pPr>
        <w:spacing w:before="100" w:after="100"/>
        <w:rPr>
          <w:rFonts w:ascii="Aptos" w:hAnsi="Aptos"/>
          <w:b/>
          <w:bCs/>
          <w:sz w:val="28"/>
          <w:szCs w:val="28"/>
        </w:rPr>
      </w:pPr>
      <w:r w:rsidRPr="00977530">
        <w:rPr>
          <w:rFonts w:ascii="Aptos" w:hAnsi="Aptos"/>
          <w:b/>
          <w:bCs/>
          <w:sz w:val="28"/>
          <w:szCs w:val="28"/>
        </w:rPr>
        <w:t xml:space="preserve">Program: </w:t>
      </w:r>
    </w:p>
    <w:p w14:paraId="46801AA2" w14:textId="2EBD891C" w:rsidR="00C05502" w:rsidRPr="00977530" w:rsidRDefault="00C05502" w:rsidP="00AB5320">
      <w:pPr>
        <w:spacing w:before="100" w:after="100"/>
        <w:rPr>
          <w:rFonts w:ascii="Aptos" w:hAnsi="Aptos"/>
          <w:sz w:val="28"/>
          <w:szCs w:val="28"/>
        </w:rPr>
      </w:pPr>
      <w:r w:rsidRPr="00977530">
        <w:rPr>
          <w:rFonts w:ascii="Aptos" w:hAnsi="Aptos"/>
          <w:sz w:val="28"/>
          <w:szCs w:val="28"/>
        </w:rPr>
        <w:t>Input:</w:t>
      </w:r>
    </w:p>
    <w:p w14:paraId="4B140A47" w14:textId="0EF2FAAA" w:rsidR="00C05502" w:rsidRPr="00977530" w:rsidRDefault="00A215B8" w:rsidP="00AB5320">
      <w:pPr>
        <w:spacing w:before="100" w:after="100"/>
        <w:rPr>
          <w:rFonts w:ascii="Aptos" w:hAnsi="Aptos"/>
          <w:b/>
          <w:bCs/>
          <w:sz w:val="28"/>
          <w:szCs w:val="28"/>
        </w:rPr>
      </w:pPr>
      <w:r>
        <w:rPr>
          <w:rFonts w:ascii="Aptos" w:hAnsi="Aptos"/>
          <w:noProof/>
          <w:sz w:val="28"/>
          <w:szCs w:val="28"/>
        </w:rPr>
        <w:drawing>
          <wp:inline distT="0" distB="0" distL="0" distR="0" wp14:anchorId="131CA558" wp14:editId="64454E03">
            <wp:extent cx="5545296" cy="3276600"/>
            <wp:effectExtent l="0" t="0" r="0" b="0"/>
            <wp:docPr id="177576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412"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45296" cy="3276600"/>
                    </a:xfrm>
                    <a:prstGeom prst="rect">
                      <a:avLst/>
                    </a:prstGeom>
                    <a:noFill/>
                    <a:ln>
                      <a:noFill/>
                    </a:ln>
                  </pic:spPr>
                </pic:pic>
              </a:graphicData>
            </a:graphic>
          </wp:inline>
        </w:drawing>
      </w:r>
    </w:p>
    <w:p w14:paraId="59B4DF11" w14:textId="7017E8EE" w:rsidR="00C05502" w:rsidRPr="00977530" w:rsidRDefault="00C05502" w:rsidP="00AB5320">
      <w:pPr>
        <w:spacing w:before="100" w:after="100"/>
        <w:rPr>
          <w:rFonts w:ascii="Aptos" w:hAnsi="Aptos"/>
          <w:sz w:val="28"/>
          <w:szCs w:val="28"/>
        </w:rPr>
      </w:pPr>
      <w:r w:rsidRPr="00977530">
        <w:rPr>
          <w:rFonts w:ascii="Aptos" w:hAnsi="Aptos"/>
          <w:sz w:val="28"/>
          <w:szCs w:val="28"/>
        </w:rPr>
        <w:t>Output:</w:t>
      </w:r>
    </w:p>
    <w:p w14:paraId="4CBE8ED5" w14:textId="4BFF521E" w:rsidR="00C05502" w:rsidRPr="00977530" w:rsidRDefault="00A215B8" w:rsidP="00AB5320">
      <w:pPr>
        <w:spacing w:before="100" w:after="100"/>
        <w:rPr>
          <w:rFonts w:ascii="Aptos" w:hAnsi="Aptos"/>
          <w:sz w:val="28"/>
          <w:szCs w:val="28"/>
        </w:rPr>
      </w:pPr>
      <w:r>
        <w:rPr>
          <w:rFonts w:ascii="Aptos" w:hAnsi="Aptos"/>
          <w:noProof/>
          <w:sz w:val="28"/>
          <w:szCs w:val="28"/>
        </w:rPr>
        <w:drawing>
          <wp:inline distT="0" distB="0" distL="0" distR="0" wp14:anchorId="594C365D" wp14:editId="3C709121">
            <wp:extent cx="5660037" cy="2850420"/>
            <wp:effectExtent l="0" t="0" r="0" b="7620"/>
            <wp:docPr id="350011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1714" name="Picture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660037" cy="2850420"/>
                    </a:xfrm>
                    <a:prstGeom prst="rect">
                      <a:avLst/>
                    </a:prstGeom>
                    <a:noFill/>
                    <a:ln>
                      <a:noFill/>
                    </a:ln>
                  </pic:spPr>
                </pic:pic>
              </a:graphicData>
            </a:graphic>
          </wp:inline>
        </w:drawing>
      </w:r>
    </w:p>
    <w:p w14:paraId="6C97B24E" w14:textId="77777777" w:rsidR="00C05502" w:rsidRPr="00977530" w:rsidRDefault="00C05502" w:rsidP="00AB5320">
      <w:pPr>
        <w:spacing w:before="100" w:after="100"/>
        <w:rPr>
          <w:rFonts w:ascii="Aptos" w:hAnsi="Aptos"/>
          <w:sz w:val="28"/>
          <w:szCs w:val="28"/>
        </w:rPr>
      </w:pPr>
    </w:p>
    <w:p w14:paraId="28040867" w14:textId="75F77AD0" w:rsidR="00C05502" w:rsidRPr="00977530" w:rsidRDefault="00C05502" w:rsidP="00AB5320">
      <w:pPr>
        <w:spacing w:before="100" w:after="100"/>
        <w:rPr>
          <w:rFonts w:ascii="Aptos" w:hAnsi="Aptos"/>
          <w:sz w:val="28"/>
          <w:szCs w:val="28"/>
        </w:rPr>
      </w:pPr>
      <w:r w:rsidRPr="00977530">
        <w:rPr>
          <w:rFonts w:ascii="Aptos" w:hAnsi="Aptos"/>
          <w:b/>
          <w:bCs/>
          <w:sz w:val="28"/>
          <w:szCs w:val="28"/>
        </w:rPr>
        <w:t>Explanation</w:t>
      </w:r>
      <w:r w:rsidRPr="00977530">
        <w:rPr>
          <w:rFonts w:ascii="Aptos" w:hAnsi="Aptos"/>
          <w:sz w:val="28"/>
          <w:szCs w:val="28"/>
        </w:rPr>
        <w:t>:</w:t>
      </w:r>
    </w:p>
    <w:p w14:paraId="61F025D9" w14:textId="0FD25559" w:rsidR="00C05502" w:rsidRPr="00977530" w:rsidRDefault="00C05502" w:rsidP="00977530">
      <w:pPr>
        <w:spacing w:before="100" w:after="100"/>
        <w:rPr>
          <w:rFonts w:ascii="Aptos" w:hAnsi="Aptos"/>
          <w:b/>
          <w:bCs/>
          <w:sz w:val="32"/>
          <w:szCs w:val="32"/>
        </w:rPr>
      </w:pPr>
      <w:r w:rsidRPr="00977530">
        <w:rPr>
          <w:rFonts w:ascii="Aptos" w:hAnsi="Aptos"/>
          <w:b/>
          <w:bCs/>
          <w:sz w:val="32"/>
          <w:szCs w:val="32"/>
        </w:rPr>
        <w:t>&lt;!DOCTYPE html&gt;</w:t>
      </w:r>
    </w:p>
    <w:p w14:paraId="39A8DB6C" w14:textId="7F76DED4" w:rsidR="00C05502" w:rsidRPr="00977530" w:rsidRDefault="00C05502" w:rsidP="00977530">
      <w:pPr>
        <w:spacing w:before="100" w:after="100"/>
        <w:ind w:firstLine="720"/>
        <w:rPr>
          <w:rFonts w:ascii="Aptos" w:hAnsi="Aptos"/>
          <w:sz w:val="28"/>
          <w:szCs w:val="28"/>
        </w:rPr>
      </w:pPr>
      <w:r w:rsidRPr="00977530">
        <w:rPr>
          <w:rFonts w:ascii="Aptos" w:hAnsi="Aptos"/>
          <w:sz w:val="28"/>
          <w:szCs w:val="28"/>
        </w:rPr>
        <w:t>This tells the browser that the document is written in HTML5.</w:t>
      </w:r>
    </w:p>
    <w:p w14:paraId="3ECE5933" w14:textId="77777777" w:rsidR="005339F7" w:rsidRPr="00977530" w:rsidRDefault="005339F7" w:rsidP="00977530">
      <w:pPr>
        <w:pStyle w:val="ListParagraph"/>
        <w:spacing w:before="100" w:after="100"/>
        <w:rPr>
          <w:rFonts w:ascii="Aptos" w:hAnsi="Aptos"/>
          <w:sz w:val="28"/>
          <w:szCs w:val="28"/>
        </w:rPr>
      </w:pPr>
    </w:p>
    <w:p w14:paraId="14AC394E" w14:textId="32943793" w:rsidR="00C05502" w:rsidRPr="00977530" w:rsidRDefault="00C05502" w:rsidP="00977530">
      <w:pPr>
        <w:spacing w:before="100" w:after="100"/>
        <w:rPr>
          <w:rFonts w:ascii="Aptos" w:hAnsi="Aptos"/>
          <w:b/>
          <w:bCs/>
          <w:sz w:val="32"/>
          <w:szCs w:val="32"/>
        </w:rPr>
      </w:pPr>
      <w:r w:rsidRPr="00977530">
        <w:rPr>
          <w:rFonts w:ascii="Aptos" w:hAnsi="Aptos"/>
          <w:b/>
          <w:bCs/>
          <w:sz w:val="32"/>
          <w:szCs w:val="32"/>
        </w:rPr>
        <w:lastRenderedPageBreak/>
        <w:t>&lt;html&gt;</w:t>
      </w:r>
      <w:r w:rsidR="00607A66">
        <w:rPr>
          <w:rFonts w:ascii="Aptos" w:hAnsi="Aptos"/>
          <w:b/>
          <w:bCs/>
          <w:sz w:val="32"/>
          <w:szCs w:val="32"/>
        </w:rPr>
        <w:t>&lt;/html&gt;</w:t>
      </w:r>
    </w:p>
    <w:p w14:paraId="4B8B32CC" w14:textId="0B6C2A8D" w:rsidR="00C05502" w:rsidRPr="00977530" w:rsidRDefault="00C05502" w:rsidP="00977530">
      <w:pPr>
        <w:spacing w:before="100" w:after="100"/>
        <w:ind w:left="360"/>
        <w:rPr>
          <w:rFonts w:ascii="Aptos" w:hAnsi="Aptos"/>
          <w:sz w:val="28"/>
          <w:szCs w:val="28"/>
        </w:rPr>
      </w:pPr>
      <w:r w:rsidRPr="00977530">
        <w:rPr>
          <w:rFonts w:ascii="Aptos" w:hAnsi="Aptos"/>
          <w:sz w:val="28"/>
          <w:szCs w:val="28"/>
        </w:rPr>
        <w:t>This is the main element of the HTML document.</w:t>
      </w:r>
    </w:p>
    <w:p w14:paraId="36288C35" w14:textId="0099933E" w:rsidR="00C05502" w:rsidRPr="00977530" w:rsidRDefault="00C05502" w:rsidP="00977530">
      <w:pPr>
        <w:spacing w:before="100" w:after="100"/>
        <w:ind w:left="360"/>
        <w:rPr>
          <w:rFonts w:ascii="Aptos" w:hAnsi="Aptos"/>
          <w:sz w:val="28"/>
          <w:szCs w:val="28"/>
        </w:rPr>
      </w:pPr>
      <w:r w:rsidRPr="00977530">
        <w:rPr>
          <w:rFonts w:ascii="Aptos" w:hAnsi="Aptos"/>
          <w:sz w:val="28"/>
          <w:szCs w:val="28"/>
        </w:rPr>
        <w:t>Everything on the webpage goes inside this tag.</w:t>
      </w:r>
    </w:p>
    <w:p w14:paraId="448B3B49" w14:textId="77777777" w:rsidR="00977530" w:rsidRPr="00977530" w:rsidRDefault="00977530" w:rsidP="00977530">
      <w:pPr>
        <w:spacing w:before="100" w:after="100"/>
        <w:ind w:left="360"/>
        <w:rPr>
          <w:rFonts w:ascii="Aptos" w:hAnsi="Aptos"/>
          <w:sz w:val="28"/>
          <w:szCs w:val="28"/>
        </w:rPr>
      </w:pPr>
    </w:p>
    <w:p w14:paraId="5E96DE50" w14:textId="32839EC1" w:rsidR="00C05502" w:rsidRPr="00977530" w:rsidRDefault="00644BC2" w:rsidP="00977530">
      <w:pPr>
        <w:spacing w:before="100" w:after="100"/>
        <w:rPr>
          <w:rFonts w:ascii="Aptos" w:hAnsi="Aptos"/>
          <w:b/>
          <w:bCs/>
          <w:sz w:val="32"/>
          <w:szCs w:val="32"/>
        </w:rPr>
      </w:pPr>
      <w:r w:rsidRPr="00977530">
        <w:rPr>
          <w:rFonts w:ascii="Aptos" w:hAnsi="Aptos"/>
          <w:b/>
          <w:bCs/>
          <w:sz w:val="32"/>
          <w:szCs w:val="32"/>
        </w:rPr>
        <w:t>&lt;head&gt;</w:t>
      </w:r>
      <w:r w:rsidR="00607A66">
        <w:rPr>
          <w:rFonts w:ascii="Aptos" w:hAnsi="Aptos"/>
          <w:b/>
          <w:bCs/>
          <w:sz w:val="32"/>
          <w:szCs w:val="32"/>
        </w:rPr>
        <w:t>&lt;/head&gt;</w:t>
      </w:r>
    </w:p>
    <w:p w14:paraId="5FC1437D" w14:textId="5867B0C5" w:rsidR="00644BC2" w:rsidRPr="00977530" w:rsidRDefault="00644BC2" w:rsidP="00977530">
      <w:pPr>
        <w:spacing w:before="100" w:after="100"/>
        <w:ind w:left="360"/>
        <w:rPr>
          <w:rFonts w:ascii="Aptos" w:hAnsi="Aptos"/>
          <w:sz w:val="28"/>
          <w:szCs w:val="28"/>
        </w:rPr>
      </w:pPr>
      <w:r w:rsidRPr="00977530">
        <w:rPr>
          <w:rFonts w:ascii="Aptos" w:hAnsi="Aptos"/>
          <w:sz w:val="28"/>
          <w:szCs w:val="28"/>
        </w:rPr>
        <w:t>The head section contains meta information about the page.</w:t>
      </w:r>
    </w:p>
    <w:p w14:paraId="1447098D" w14:textId="37920FC0" w:rsidR="00644BC2" w:rsidRPr="00977530" w:rsidRDefault="00644BC2" w:rsidP="00977530">
      <w:pPr>
        <w:spacing w:before="100" w:after="100"/>
        <w:ind w:left="360"/>
        <w:rPr>
          <w:rFonts w:ascii="Aptos" w:hAnsi="Aptos"/>
          <w:sz w:val="28"/>
          <w:szCs w:val="28"/>
        </w:rPr>
      </w:pPr>
      <w:r w:rsidRPr="00977530">
        <w:rPr>
          <w:rFonts w:ascii="Aptos" w:hAnsi="Aptos"/>
          <w:sz w:val="28"/>
          <w:szCs w:val="28"/>
        </w:rPr>
        <w:t>Things here are not shown directly on the webpage.</w:t>
      </w:r>
    </w:p>
    <w:p w14:paraId="286ADAEA" w14:textId="792A132F" w:rsidR="00977530" w:rsidRDefault="00644BC2" w:rsidP="00607A66">
      <w:pPr>
        <w:spacing w:before="100" w:after="100"/>
        <w:ind w:left="360"/>
        <w:rPr>
          <w:rFonts w:ascii="Aptos" w:hAnsi="Aptos"/>
          <w:sz w:val="28"/>
          <w:szCs w:val="28"/>
        </w:rPr>
      </w:pPr>
      <w:r w:rsidRPr="00977530">
        <w:rPr>
          <w:rFonts w:ascii="Aptos" w:hAnsi="Aptos"/>
          <w:sz w:val="28"/>
          <w:szCs w:val="28"/>
        </w:rPr>
        <w:t>This contains information that is applied to whole webpage like images or colour to the web page.</w:t>
      </w:r>
    </w:p>
    <w:p w14:paraId="48B58F43" w14:textId="77777777" w:rsidR="00607A66" w:rsidRPr="00977530" w:rsidRDefault="00607A66" w:rsidP="00607A66">
      <w:pPr>
        <w:spacing w:before="100" w:after="100"/>
        <w:ind w:left="360"/>
        <w:rPr>
          <w:rFonts w:ascii="Aptos" w:hAnsi="Aptos"/>
          <w:sz w:val="28"/>
          <w:szCs w:val="28"/>
        </w:rPr>
      </w:pPr>
    </w:p>
    <w:p w14:paraId="515C50D3" w14:textId="258933A0" w:rsidR="00644BC2" w:rsidRPr="00977530" w:rsidRDefault="00644BC2" w:rsidP="00977530">
      <w:pPr>
        <w:spacing w:before="300" w:after="100"/>
        <w:rPr>
          <w:rFonts w:ascii="Aptos" w:hAnsi="Aptos"/>
          <w:b/>
          <w:bCs/>
          <w:sz w:val="32"/>
          <w:szCs w:val="32"/>
        </w:rPr>
      </w:pPr>
      <w:r w:rsidRPr="00977530">
        <w:rPr>
          <w:rFonts w:ascii="Aptos" w:hAnsi="Aptos"/>
          <w:b/>
          <w:bCs/>
          <w:sz w:val="32"/>
          <w:szCs w:val="32"/>
        </w:rPr>
        <w:t>&lt;title&gt;&lt;/title&gt;</w:t>
      </w:r>
    </w:p>
    <w:p w14:paraId="50E511D9" w14:textId="59C4C09A" w:rsidR="00644BC2" w:rsidRPr="00977530" w:rsidRDefault="00644BC2" w:rsidP="00977530">
      <w:pPr>
        <w:spacing w:before="100" w:after="100"/>
        <w:ind w:left="360"/>
        <w:rPr>
          <w:rFonts w:ascii="Aptos" w:hAnsi="Aptos"/>
          <w:sz w:val="28"/>
          <w:szCs w:val="28"/>
        </w:rPr>
      </w:pPr>
      <w:r w:rsidRPr="00977530">
        <w:rPr>
          <w:rFonts w:ascii="Aptos" w:hAnsi="Aptos"/>
          <w:sz w:val="28"/>
          <w:szCs w:val="28"/>
        </w:rPr>
        <w:t>Sets the title of the webpage.</w:t>
      </w:r>
    </w:p>
    <w:p w14:paraId="16DF6E58" w14:textId="7973436F" w:rsidR="00644BC2" w:rsidRPr="00977530" w:rsidRDefault="00644BC2" w:rsidP="00977530">
      <w:pPr>
        <w:spacing w:before="100" w:after="100"/>
        <w:ind w:left="360"/>
        <w:rPr>
          <w:rFonts w:ascii="Aptos" w:hAnsi="Aptos"/>
          <w:sz w:val="28"/>
          <w:szCs w:val="28"/>
        </w:rPr>
      </w:pPr>
      <w:r w:rsidRPr="00977530">
        <w:rPr>
          <w:rFonts w:ascii="Aptos" w:hAnsi="Aptos"/>
          <w:sz w:val="28"/>
          <w:szCs w:val="28"/>
        </w:rPr>
        <w:t>This text appears on the Browser tab.</w:t>
      </w:r>
    </w:p>
    <w:p w14:paraId="1D004DCA" w14:textId="77777777" w:rsidR="005339F7" w:rsidRPr="00977530" w:rsidRDefault="005339F7" w:rsidP="00977530">
      <w:pPr>
        <w:pStyle w:val="ListParagraph"/>
        <w:spacing w:before="100" w:after="100"/>
        <w:rPr>
          <w:rFonts w:ascii="Aptos" w:hAnsi="Aptos"/>
          <w:sz w:val="28"/>
          <w:szCs w:val="28"/>
        </w:rPr>
      </w:pPr>
    </w:p>
    <w:p w14:paraId="41AE3D66" w14:textId="489BAB04" w:rsidR="005339F7" w:rsidRPr="00977530" w:rsidRDefault="005339F7" w:rsidP="00977530">
      <w:pPr>
        <w:spacing w:before="100" w:after="100"/>
        <w:rPr>
          <w:rFonts w:ascii="Aptos" w:hAnsi="Aptos"/>
          <w:b/>
          <w:bCs/>
          <w:sz w:val="32"/>
          <w:szCs w:val="32"/>
        </w:rPr>
      </w:pPr>
      <w:r w:rsidRPr="00977530">
        <w:rPr>
          <w:rFonts w:ascii="Aptos" w:hAnsi="Aptos"/>
          <w:b/>
          <w:bCs/>
          <w:sz w:val="32"/>
          <w:szCs w:val="32"/>
        </w:rPr>
        <w:t>&lt;body&gt;</w:t>
      </w:r>
      <w:r w:rsidR="00607A66">
        <w:rPr>
          <w:rFonts w:ascii="Aptos" w:hAnsi="Aptos"/>
          <w:b/>
          <w:bCs/>
          <w:sz w:val="32"/>
          <w:szCs w:val="32"/>
        </w:rPr>
        <w:t>&lt;/body&gt;</w:t>
      </w:r>
    </w:p>
    <w:p w14:paraId="25AC3DE4" w14:textId="7F9BD305" w:rsidR="005339F7" w:rsidRPr="00977530" w:rsidRDefault="005339F7" w:rsidP="00977530">
      <w:pPr>
        <w:spacing w:before="100" w:after="100"/>
        <w:ind w:left="360"/>
        <w:rPr>
          <w:rFonts w:ascii="Aptos" w:hAnsi="Aptos"/>
          <w:sz w:val="28"/>
          <w:szCs w:val="28"/>
        </w:rPr>
      </w:pPr>
      <w:r w:rsidRPr="00977530">
        <w:rPr>
          <w:rFonts w:ascii="Aptos" w:hAnsi="Aptos"/>
          <w:sz w:val="28"/>
          <w:szCs w:val="28"/>
        </w:rPr>
        <w:t>This is the visible part of the webpage.</w:t>
      </w:r>
    </w:p>
    <w:p w14:paraId="6BDCD74D" w14:textId="16FC9B70" w:rsidR="005339F7" w:rsidRPr="00977530" w:rsidRDefault="005339F7" w:rsidP="00607A66">
      <w:pPr>
        <w:spacing w:before="100" w:after="100"/>
        <w:ind w:left="360"/>
        <w:rPr>
          <w:rFonts w:ascii="Aptos" w:hAnsi="Aptos"/>
          <w:sz w:val="28"/>
          <w:szCs w:val="28"/>
        </w:rPr>
      </w:pPr>
      <w:r w:rsidRPr="00977530">
        <w:rPr>
          <w:rFonts w:ascii="Aptos" w:hAnsi="Aptos"/>
          <w:sz w:val="28"/>
          <w:szCs w:val="28"/>
        </w:rPr>
        <w:t>Everything the user sees (text, images, buttons, forms, etc.) goes here.</w:t>
      </w:r>
    </w:p>
    <w:p w14:paraId="324C1EE8" w14:textId="0E87EA2F" w:rsidR="00AE7B5E" w:rsidRPr="00977530" w:rsidRDefault="005339F7" w:rsidP="00977530">
      <w:pPr>
        <w:rPr>
          <w:rFonts w:ascii="Aptos" w:hAnsi="Aptos"/>
          <w:sz w:val="28"/>
          <w:szCs w:val="28"/>
        </w:rPr>
      </w:pPr>
      <w:r w:rsidRPr="00977530">
        <w:rPr>
          <w:rFonts w:ascii="Aptos" w:hAnsi="Aptos"/>
          <w:sz w:val="28"/>
          <w:szCs w:val="28"/>
        </w:rPr>
        <w:br w:type="page"/>
      </w:r>
      <w:r w:rsidR="00977530">
        <w:rPr>
          <w:rFonts w:ascii="Aptos" w:hAnsi="Aptos"/>
          <w:sz w:val="28"/>
          <w:szCs w:val="28"/>
        </w:rPr>
        <w:lastRenderedPageBreak/>
        <w:t>3.</w:t>
      </w:r>
      <w:r w:rsidR="00AE7B5E" w:rsidRPr="00977530">
        <w:rPr>
          <w:rFonts w:ascii="Aptos" w:hAnsi="Aptos"/>
          <w:b/>
          <w:bCs/>
          <w:sz w:val="28"/>
          <w:szCs w:val="28"/>
        </w:rPr>
        <w:t xml:space="preserve">Aim: </w:t>
      </w:r>
      <w:r w:rsidR="00AE7B5E" w:rsidRPr="00977530">
        <w:rPr>
          <w:rFonts w:ascii="Aptos" w:hAnsi="Aptos"/>
          <w:sz w:val="28"/>
          <w:szCs w:val="28"/>
        </w:rPr>
        <w:t>To understand the basic html tags</w:t>
      </w:r>
    </w:p>
    <w:p w14:paraId="0418024A" w14:textId="45463278" w:rsidR="00AE7B5E" w:rsidRPr="00977530" w:rsidRDefault="00AE7B5E" w:rsidP="005339F7">
      <w:pPr>
        <w:spacing w:before="100" w:after="100"/>
        <w:rPr>
          <w:rFonts w:ascii="Aptos" w:hAnsi="Aptos"/>
          <w:sz w:val="28"/>
          <w:szCs w:val="28"/>
        </w:rPr>
      </w:pPr>
      <w:r w:rsidRPr="00977530">
        <w:rPr>
          <w:rFonts w:ascii="Aptos" w:hAnsi="Aptos"/>
          <w:b/>
          <w:bCs/>
          <w:sz w:val="28"/>
          <w:szCs w:val="28"/>
        </w:rPr>
        <w:t>Program:</w:t>
      </w:r>
      <w:r w:rsidRPr="00977530">
        <w:rPr>
          <w:rFonts w:ascii="Aptos" w:hAnsi="Aptos"/>
          <w:sz w:val="28"/>
          <w:szCs w:val="28"/>
        </w:rPr>
        <w:t xml:space="preserve"> </w:t>
      </w:r>
    </w:p>
    <w:p w14:paraId="0E40D3A3" w14:textId="51085C67" w:rsidR="00AE7B5E" w:rsidRPr="00977530" w:rsidRDefault="00AE7B5E" w:rsidP="005339F7">
      <w:pPr>
        <w:spacing w:before="100" w:after="100"/>
        <w:rPr>
          <w:rFonts w:ascii="Aptos" w:hAnsi="Aptos"/>
          <w:sz w:val="28"/>
          <w:szCs w:val="28"/>
        </w:rPr>
      </w:pPr>
      <w:r w:rsidRPr="00977530">
        <w:rPr>
          <w:rFonts w:ascii="Aptos" w:hAnsi="Aptos"/>
          <w:sz w:val="28"/>
          <w:szCs w:val="28"/>
        </w:rPr>
        <w:t>Input:</w:t>
      </w:r>
    </w:p>
    <w:p w14:paraId="526EB0E5" w14:textId="48E590C3" w:rsidR="007727C4" w:rsidRPr="00977530" w:rsidRDefault="00A215B8" w:rsidP="005339F7">
      <w:pPr>
        <w:spacing w:before="100" w:after="100"/>
        <w:rPr>
          <w:rFonts w:ascii="Aptos" w:hAnsi="Aptos"/>
          <w:sz w:val="28"/>
          <w:szCs w:val="28"/>
        </w:rPr>
      </w:pPr>
      <w:r>
        <w:rPr>
          <w:rFonts w:ascii="Aptos" w:hAnsi="Aptos"/>
          <w:noProof/>
          <w:sz w:val="28"/>
          <w:szCs w:val="28"/>
        </w:rPr>
        <w:drawing>
          <wp:inline distT="0" distB="0" distL="0" distR="0" wp14:anchorId="40C6D87C" wp14:editId="0A2F40CC">
            <wp:extent cx="6644640" cy="3922911"/>
            <wp:effectExtent l="0" t="0" r="3810" b="1905"/>
            <wp:docPr id="282213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3491" name="Picture 1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644640" cy="3922911"/>
                    </a:xfrm>
                    <a:prstGeom prst="rect">
                      <a:avLst/>
                    </a:prstGeom>
                    <a:noFill/>
                    <a:ln>
                      <a:noFill/>
                    </a:ln>
                  </pic:spPr>
                </pic:pic>
              </a:graphicData>
            </a:graphic>
          </wp:inline>
        </w:drawing>
      </w:r>
    </w:p>
    <w:p w14:paraId="3D8A46A5" w14:textId="510C7749" w:rsidR="007727C4" w:rsidRPr="00977530" w:rsidRDefault="007727C4" w:rsidP="005339F7">
      <w:pPr>
        <w:spacing w:before="100" w:after="100"/>
        <w:rPr>
          <w:rFonts w:ascii="Aptos" w:hAnsi="Aptos"/>
          <w:sz w:val="28"/>
          <w:szCs w:val="28"/>
        </w:rPr>
      </w:pPr>
      <w:r w:rsidRPr="00977530">
        <w:rPr>
          <w:rFonts w:ascii="Aptos" w:hAnsi="Aptos"/>
          <w:sz w:val="28"/>
          <w:szCs w:val="28"/>
        </w:rPr>
        <w:t>Output:</w:t>
      </w:r>
    </w:p>
    <w:p w14:paraId="1A9609A4" w14:textId="3ED7E595" w:rsidR="007727C4" w:rsidRPr="00977530" w:rsidRDefault="00292D0B" w:rsidP="005339F7">
      <w:pPr>
        <w:spacing w:before="100" w:after="100"/>
        <w:rPr>
          <w:rFonts w:ascii="Aptos" w:hAnsi="Aptos"/>
          <w:sz w:val="28"/>
          <w:szCs w:val="28"/>
        </w:rPr>
      </w:pPr>
      <w:r>
        <w:rPr>
          <w:rFonts w:ascii="Aptos" w:hAnsi="Aptos"/>
          <w:noProof/>
          <w:sz w:val="28"/>
          <w:szCs w:val="28"/>
        </w:rPr>
        <w:drawing>
          <wp:inline distT="0" distB="0" distL="0" distR="0" wp14:anchorId="0C2BF867" wp14:editId="067C2933">
            <wp:extent cx="5553304" cy="3888416"/>
            <wp:effectExtent l="0" t="0" r="0" b="0"/>
            <wp:docPr id="16975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546"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53304" cy="3888416"/>
                    </a:xfrm>
                    <a:prstGeom prst="rect">
                      <a:avLst/>
                    </a:prstGeom>
                    <a:noFill/>
                    <a:ln>
                      <a:noFill/>
                    </a:ln>
                  </pic:spPr>
                </pic:pic>
              </a:graphicData>
            </a:graphic>
          </wp:inline>
        </w:drawing>
      </w:r>
    </w:p>
    <w:p w14:paraId="573FFD61" w14:textId="77777777" w:rsidR="007727C4" w:rsidRPr="00977530" w:rsidRDefault="007727C4" w:rsidP="005339F7">
      <w:pPr>
        <w:spacing w:before="100" w:after="100"/>
        <w:rPr>
          <w:rFonts w:ascii="Aptos" w:hAnsi="Aptos"/>
          <w:sz w:val="28"/>
          <w:szCs w:val="28"/>
        </w:rPr>
      </w:pPr>
    </w:p>
    <w:p w14:paraId="092B30E1" w14:textId="123CFE62" w:rsidR="007727C4" w:rsidRDefault="007727C4" w:rsidP="005339F7">
      <w:pPr>
        <w:spacing w:before="100" w:after="100"/>
        <w:rPr>
          <w:rFonts w:ascii="Aptos" w:hAnsi="Aptos"/>
          <w:sz w:val="28"/>
          <w:szCs w:val="28"/>
        </w:rPr>
      </w:pPr>
      <w:r w:rsidRPr="00977530">
        <w:rPr>
          <w:rFonts w:ascii="Aptos" w:hAnsi="Aptos"/>
          <w:b/>
          <w:bCs/>
          <w:sz w:val="28"/>
          <w:szCs w:val="28"/>
        </w:rPr>
        <w:t>Explanation</w:t>
      </w:r>
      <w:r w:rsidRPr="00977530">
        <w:rPr>
          <w:rFonts w:ascii="Aptos" w:hAnsi="Aptos"/>
          <w:sz w:val="28"/>
          <w:szCs w:val="28"/>
        </w:rPr>
        <w:t>:</w:t>
      </w:r>
    </w:p>
    <w:p w14:paraId="0F5FA06C" w14:textId="77777777" w:rsidR="00977530" w:rsidRPr="00977530" w:rsidRDefault="00977530" w:rsidP="005339F7">
      <w:pPr>
        <w:spacing w:before="100" w:after="100"/>
        <w:rPr>
          <w:rFonts w:ascii="Aptos" w:hAnsi="Aptos"/>
          <w:sz w:val="28"/>
          <w:szCs w:val="28"/>
        </w:rPr>
      </w:pPr>
    </w:p>
    <w:p w14:paraId="6057B359" w14:textId="7E3C5D21" w:rsidR="007727C4" w:rsidRPr="00977530" w:rsidRDefault="00871B3B" w:rsidP="00977530">
      <w:pPr>
        <w:spacing w:before="100" w:after="100"/>
        <w:rPr>
          <w:rFonts w:ascii="Aptos" w:hAnsi="Aptos"/>
          <w:b/>
          <w:bCs/>
          <w:sz w:val="32"/>
          <w:szCs w:val="32"/>
        </w:rPr>
      </w:pPr>
      <w:r w:rsidRPr="00977530">
        <w:rPr>
          <w:rFonts w:ascii="Aptos" w:hAnsi="Aptos"/>
          <w:b/>
          <w:bCs/>
          <w:sz w:val="32"/>
          <w:szCs w:val="32"/>
        </w:rPr>
        <w:t>&lt;h1&gt;&lt;/h1&gt;</w:t>
      </w:r>
    </w:p>
    <w:p w14:paraId="1079F07D" w14:textId="4343D78C" w:rsidR="00871B3B" w:rsidRPr="00977530" w:rsidRDefault="00871B3B" w:rsidP="00977530">
      <w:pPr>
        <w:spacing w:before="100" w:after="100"/>
        <w:ind w:left="360"/>
        <w:rPr>
          <w:rFonts w:ascii="Aptos" w:hAnsi="Aptos"/>
          <w:sz w:val="28"/>
          <w:szCs w:val="28"/>
        </w:rPr>
      </w:pPr>
      <w:r w:rsidRPr="00977530">
        <w:rPr>
          <w:rFonts w:ascii="Aptos" w:hAnsi="Aptos"/>
          <w:sz w:val="28"/>
          <w:szCs w:val="28"/>
        </w:rPr>
        <w:t>It Is Heading tag.</w:t>
      </w:r>
    </w:p>
    <w:p w14:paraId="41F80F3D" w14:textId="35D24F0D" w:rsidR="00871B3B" w:rsidRPr="00977530" w:rsidRDefault="00871B3B" w:rsidP="00977530">
      <w:pPr>
        <w:spacing w:before="100" w:after="100"/>
        <w:ind w:left="360"/>
        <w:rPr>
          <w:rFonts w:ascii="Aptos" w:hAnsi="Aptos"/>
          <w:sz w:val="28"/>
          <w:szCs w:val="28"/>
        </w:rPr>
      </w:pPr>
      <w:r w:rsidRPr="00977530">
        <w:rPr>
          <w:rFonts w:ascii="Aptos" w:hAnsi="Aptos"/>
          <w:sz w:val="28"/>
          <w:szCs w:val="28"/>
        </w:rPr>
        <w:t>There are total of 6 heading tags from h1 to h6, h1 is highest and h6 is smallest.</w:t>
      </w:r>
    </w:p>
    <w:p w14:paraId="1996A4FA" w14:textId="270E9639" w:rsidR="00871B3B" w:rsidRPr="00977530" w:rsidRDefault="00871B3B" w:rsidP="00977530">
      <w:pPr>
        <w:spacing w:before="100" w:after="100"/>
        <w:ind w:left="360"/>
        <w:rPr>
          <w:rFonts w:ascii="Aptos" w:hAnsi="Aptos"/>
          <w:sz w:val="28"/>
          <w:szCs w:val="28"/>
        </w:rPr>
      </w:pPr>
      <w:r w:rsidRPr="00977530">
        <w:rPr>
          <w:rFonts w:ascii="Aptos" w:hAnsi="Aptos"/>
          <w:sz w:val="28"/>
          <w:szCs w:val="28"/>
        </w:rPr>
        <w:t>Used for main titles of a page.</w:t>
      </w:r>
    </w:p>
    <w:p w14:paraId="22793A52" w14:textId="77777777" w:rsidR="00871B3B" w:rsidRPr="00977530" w:rsidRDefault="00871B3B" w:rsidP="00977530">
      <w:pPr>
        <w:spacing w:before="100" w:after="100"/>
        <w:rPr>
          <w:rFonts w:ascii="Aptos" w:hAnsi="Aptos"/>
          <w:sz w:val="28"/>
          <w:szCs w:val="28"/>
        </w:rPr>
      </w:pPr>
    </w:p>
    <w:p w14:paraId="008B62F1" w14:textId="6A4F4BF2" w:rsidR="00871B3B" w:rsidRPr="00977530" w:rsidRDefault="00871B3B" w:rsidP="00977530">
      <w:pPr>
        <w:spacing w:before="100" w:after="100"/>
        <w:rPr>
          <w:rFonts w:ascii="Aptos" w:hAnsi="Aptos"/>
          <w:b/>
          <w:bCs/>
          <w:sz w:val="32"/>
          <w:szCs w:val="32"/>
        </w:rPr>
      </w:pPr>
      <w:r w:rsidRPr="00977530">
        <w:rPr>
          <w:rFonts w:ascii="Aptos" w:hAnsi="Aptos"/>
          <w:b/>
          <w:bCs/>
          <w:sz w:val="32"/>
          <w:szCs w:val="32"/>
        </w:rPr>
        <w:t>&lt;p&gt;&lt;/p&gt;</w:t>
      </w:r>
    </w:p>
    <w:p w14:paraId="062497CA" w14:textId="02703E31" w:rsidR="00871B3B" w:rsidRPr="00977530" w:rsidRDefault="00871B3B" w:rsidP="00977530">
      <w:pPr>
        <w:spacing w:before="100" w:after="100"/>
        <w:ind w:left="360"/>
        <w:rPr>
          <w:rFonts w:ascii="Aptos" w:hAnsi="Aptos"/>
          <w:sz w:val="28"/>
          <w:szCs w:val="28"/>
        </w:rPr>
      </w:pPr>
      <w:r w:rsidRPr="00977530">
        <w:rPr>
          <w:rFonts w:ascii="Aptos" w:hAnsi="Aptos"/>
          <w:sz w:val="28"/>
          <w:szCs w:val="28"/>
        </w:rPr>
        <w:t>Paragraph tag.</w:t>
      </w:r>
    </w:p>
    <w:p w14:paraId="39BCB50E" w14:textId="4C084EF0" w:rsidR="00871B3B" w:rsidRPr="00977530" w:rsidRDefault="00871B3B" w:rsidP="00977530">
      <w:pPr>
        <w:spacing w:before="100" w:after="100"/>
        <w:ind w:left="360"/>
        <w:rPr>
          <w:rFonts w:ascii="Aptos" w:hAnsi="Aptos"/>
          <w:sz w:val="28"/>
          <w:szCs w:val="28"/>
        </w:rPr>
      </w:pPr>
      <w:r w:rsidRPr="00977530">
        <w:rPr>
          <w:rFonts w:ascii="Aptos" w:hAnsi="Aptos"/>
          <w:sz w:val="28"/>
          <w:szCs w:val="28"/>
        </w:rPr>
        <w:t>Used for normal text content.</w:t>
      </w:r>
    </w:p>
    <w:p w14:paraId="75AE88D8" w14:textId="7BAAA8E1" w:rsidR="00871B3B" w:rsidRPr="00977530" w:rsidRDefault="00871B3B" w:rsidP="00977530">
      <w:pPr>
        <w:spacing w:before="100" w:after="100"/>
        <w:ind w:left="360"/>
        <w:rPr>
          <w:rFonts w:ascii="Aptos" w:hAnsi="Aptos"/>
          <w:sz w:val="28"/>
          <w:szCs w:val="28"/>
        </w:rPr>
      </w:pPr>
      <w:r w:rsidRPr="00977530">
        <w:rPr>
          <w:rFonts w:ascii="Aptos" w:hAnsi="Aptos"/>
          <w:sz w:val="28"/>
          <w:szCs w:val="28"/>
        </w:rPr>
        <w:t>Any extra spaces than 1 space is removed automatically in-between sentence.</w:t>
      </w:r>
    </w:p>
    <w:p w14:paraId="56A4918A" w14:textId="77777777" w:rsidR="00871B3B" w:rsidRPr="00977530" w:rsidRDefault="00871B3B" w:rsidP="00977530">
      <w:pPr>
        <w:spacing w:before="100" w:after="100"/>
        <w:rPr>
          <w:rFonts w:ascii="Aptos" w:hAnsi="Aptos"/>
          <w:sz w:val="28"/>
          <w:szCs w:val="28"/>
        </w:rPr>
      </w:pPr>
    </w:p>
    <w:p w14:paraId="76A66C67" w14:textId="54F0E363" w:rsidR="00871B3B" w:rsidRPr="00977530" w:rsidRDefault="00871B3B" w:rsidP="00977530">
      <w:pPr>
        <w:spacing w:before="100" w:after="100"/>
        <w:rPr>
          <w:rFonts w:ascii="Aptos" w:hAnsi="Aptos"/>
          <w:b/>
          <w:bCs/>
          <w:sz w:val="32"/>
          <w:szCs w:val="32"/>
        </w:rPr>
      </w:pPr>
      <w:r w:rsidRPr="00977530">
        <w:rPr>
          <w:rFonts w:ascii="Aptos" w:hAnsi="Aptos"/>
          <w:b/>
          <w:bCs/>
          <w:sz w:val="32"/>
          <w:szCs w:val="32"/>
        </w:rPr>
        <w:t>&lt;a href=""&gt;&lt;/a&gt;</w:t>
      </w:r>
    </w:p>
    <w:p w14:paraId="49AA207E" w14:textId="3976A6CE" w:rsidR="00871B3B" w:rsidRPr="00977530" w:rsidRDefault="00871B3B" w:rsidP="00977530">
      <w:pPr>
        <w:spacing w:before="100" w:after="100"/>
        <w:ind w:left="360"/>
        <w:rPr>
          <w:rFonts w:ascii="Aptos" w:hAnsi="Aptos"/>
          <w:sz w:val="28"/>
          <w:szCs w:val="28"/>
        </w:rPr>
      </w:pPr>
      <w:r w:rsidRPr="00977530">
        <w:rPr>
          <w:rFonts w:ascii="Aptos" w:hAnsi="Aptos"/>
          <w:sz w:val="28"/>
          <w:szCs w:val="28"/>
        </w:rPr>
        <w:t xml:space="preserve">Anchor tag </w:t>
      </w:r>
      <w:r w:rsidRPr="00977530">
        <w:rPr>
          <w:rFonts w:ascii="Aptos" w:hAnsi="Aptos" w:cs="Arial"/>
          <w:sz w:val="28"/>
          <w:szCs w:val="28"/>
        </w:rPr>
        <w:t>→</w:t>
      </w:r>
      <w:r w:rsidRPr="00977530">
        <w:rPr>
          <w:rFonts w:ascii="Aptos" w:hAnsi="Aptos"/>
          <w:sz w:val="28"/>
          <w:szCs w:val="28"/>
        </w:rPr>
        <w:t xml:space="preserve"> used to create links.</w:t>
      </w:r>
    </w:p>
    <w:p w14:paraId="472849A4" w14:textId="001BAAB3" w:rsidR="00871B3B" w:rsidRDefault="00871B3B" w:rsidP="00977530">
      <w:pPr>
        <w:spacing w:before="100" w:after="100"/>
        <w:ind w:left="360"/>
        <w:rPr>
          <w:rFonts w:ascii="Aptos" w:hAnsi="Aptos"/>
          <w:sz w:val="28"/>
          <w:szCs w:val="28"/>
        </w:rPr>
      </w:pPr>
      <w:r w:rsidRPr="00977530">
        <w:rPr>
          <w:rFonts w:ascii="Aptos" w:hAnsi="Aptos"/>
          <w:sz w:val="28"/>
          <w:szCs w:val="28"/>
        </w:rPr>
        <w:t>href = Hypertext Reference (link address).</w:t>
      </w:r>
    </w:p>
    <w:p w14:paraId="2CA904E9" w14:textId="77777777" w:rsidR="00977530" w:rsidRPr="00977530" w:rsidRDefault="00977530" w:rsidP="00977530">
      <w:pPr>
        <w:spacing w:before="100" w:after="100"/>
        <w:ind w:left="360"/>
        <w:rPr>
          <w:rFonts w:ascii="Aptos" w:hAnsi="Aptos"/>
          <w:sz w:val="28"/>
          <w:szCs w:val="28"/>
        </w:rPr>
      </w:pPr>
    </w:p>
    <w:p w14:paraId="17AC3897" w14:textId="351CD4F6" w:rsidR="00871B3B" w:rsidRPr="00977530" w:rsidRDefault="00871B3B" w:rsidP="00977530">
      <w:pPr>
        <w:spacing w:before="100" w:after="100"/>
        <w:rPr>
          <w:rFonts w:ascii="Aptos" w:hAnsi="Aptos"/>
          <w:b/>
          <w:bCs/>
          <w:sz w:val="32"/>
          <w:szCs w:val="32"/>
        </w:rPr>
      </w:pPr>
      <w:r w:rsidRPr="00977530">
        <w:rPr>
          <w:rFonts w:ascii="Aptos" w:hAnsi="Aptos"/>
          <w:b/>
          <w:bCs/>
          <w:sz w:val="32"/>
          <w:szCs w:val="32"/>
        </w:rPr>
        <w:t>&lt;br&gt;</w:t>
      </w:r>
    </w:p>
    <w:p w14:paraId="7275884D" w14:textId="1181249F" w:rsidR="00871B3B" w:rsidRPr="00977530" w:rsidRDefault="00607A66" w:rsidP="00977530">
      <w:pPr>
        <w:spacing w:before="100" w:after="100"/>
        <w:ind w:left="360"/>
        <w:rPr>
          <w:rFonts w:ascii="Aptos" w:hAnsi="Aptos"/>
          <w:sz w:val="28"/>
          <w:szCs w:val="28"/>
        </w:rPr>
      </w:pPr>
      <w:r>
        <w:rPr>
          <w:rFonts w:ascii="Aptos" w:hAnsi="Aptos"/>
          <w:sz w:val="28"/>
          <w:szCs w:val="28"/>
        </w:rPr>
        <w:t xml:space="preserve">It is </w:t>
      </w:r>
      <w:r w:rsidR="00871B3B" w:rsidRPr="00977530">
        <w:rPr>
          <w:rFonts w:ascii="Aptos" w:hAnsi="Aptos"/>
          <w:sz w:val="28"/>
          <w:szCs w:val="28"/>
        </w:rPr>
        <w:t>Line break tag.</w:t>
      </w:r>
    </w:p>
    <w:p w14:paraId="21FAD8A0" w14:textId="6DB28039" w:rsidR="00871B3B" w:rsidRPr="00977530" w:rsidRDefault="00871B3B" w:rsidP="00977530">
      <w:pPr>
        <w:spacing w:before="100" w:after="100"/>
        <w:ind w:left="360"/>
        <w:rPr>
          <w:rFonts w:ascii="Aptos" w:hAnsi="Aptos"/>
          <w:sz w:val="28"/>
          <w:szCs w:val="28"/>
        </w:rPr>
      </w:pPr>
      <w:r w:rsidRPr="00977530">
        <w:rPr>
          <w:rFonts w:ascii="Aptos" w:hAnsi="Aptos"/>
          <w:sz w:val="28"/>
          <w:szCs w:val="28"/>
        </w:rPr>
        <w:t>Moves content to the next line.</w:t>
      </w:r>
    </w:p>
    <w:p w14:paraId="2F554645" w14:textId="73EE03CA" w:rsidR="00871B3B" w:rsidRPr="00977530" w:rsidRDefault="00871B3B" w:rsidP="00977530">
      <w:pPr>
        <w:spacing w:before="100" w:after="100"/>
        <w:ind w:left="360"/>
        <w:rPr>
          <w:rFonts w:ascii="Aptos" w:hAnsi="Aptos"/>
          <w:sz w:val="28"/>
          <w:szCs w:val="28"/>
        </w:rPr>
      </w:pPr>
      <w:r w:rsidRPr="00977530">
        <w:rPr>
          <w:rFonts w:ascii="Aptos" w:hAnsi="Aptos"/>
          <w:sz w:val="28"/>
          <w:szCs w:val="28"/>
        </w:rPr>
        <w:t>It has no closing tag.</w:t>
      </w:r>
    </w:p>
    <w:p w14:paraId="2512FB71" w14:textId="77777777" w:rsidR="00871B3B" w:rsidRPr="00977530" w:rsidRDefault="00871B3B" w:rsidP="00977530">
      <w:pPr>
        <w:spacing w:before="100" w:after="100"/>
        <w:rPr>
          <w:rFonts w:ascii="Aptos" w:hAnsi="Aptos"/>
          <w:sz w:val="28"/>
          <w:szCs w:val="28"/>
        </w:rPr>
      </w:pPr>
    </w:p>
    <w:p w14:paraId="2415CC35" w14:textId="7DC30C35" w:rsidR="00871B3B" w:rsidRPr="00977530" w:rsidRDefault="00871B3B" w:rsidP="00977530">
      <w:pPr>
        <w:spacing w:before="100" w:after="100"/>
        <w:rPr>
          <w:rFonts w:ascii="Aptos" w:hAnsi="Aptos"/>
          <w:b/>
          <w:bCs/>
          <w:sz w:val="32"/>
          <w:szCs w:val="32"/>
        </w:rPr>
      </w:pPr>
      <w:r w:rsidRPr="00977530">
        <w:rPr>
          <w:rFonts w:ascii="Aptos" w:hAnsi="Aptos"/>
          <w:b/>
          <w:bCs/>
          <w:sz w:val="32"/>
          <w:szCs w:val="32"/>
        </w:rPr>
        <w:t>&lt;img&gt;</w:t>
      </w:r>
    </w:p>
    <w:p w14:paraId="4CD1C289" w14:textId="3EB68E1F" w:rsidR="00871B3B" w:rsidRPr="00977530" w:rsidRDefault="00871B3B" w:rsidP="00977530">
      <w:pPr>
        <w:spacing w:before="100" w:after="100"/>
        <w:ind w:left="360"/>
        <w:rPr>
          <w:rFonts w:ascii="Aptos" w:hAnsi="Aptos"/>
          <w:sz w:val="28"/>
          <w:szCs w:val="28"/>
        </w:rPr>
      </w:pPr>
      <w:r w:rsidRPr="00977530">
        <w:rPr>
          <w:rFonts w:ascii="Aptos" w:hAnsi="Aptos"/>
          <w:sz w:val="28"/>
          <w:szCs w:val="28"/>
        </w:rPr>
        <w:t>Used to display images.</w:t>
      </w:r>
    </w:p>
    <w:p w14:paraId="390C1CF3" w14:textId="62E9A9E5" w:rsidR="00871B3B" w:rsidRPr="00977530" w:rsidRDefault="00871B3B" w:rsidP="00977530">
      <w:pPr>
        <w:spacing w:before="100" w:after="100"/>
        <w:ind w:left="360"/>
        <w:rPr>
          <w:rFonts w:ascii="Aptos" w:hAnsi="Aptos"/>
          <w:sz w:val="28"/>
          <w:szCs w:val="28"/>
        </w:rPr>
      </w:pPr>
      <w:r w:rsidRPr="00977530">
        <w:rPr>
          <w:rFonts w:ascii="Aptos" w:hAnsi="Aptos"/>
          <w:sz w:val="28"/>
          <w:szCs w:val="28"/>
        </w:rPr>
        <w:t>“src” attribute contains source of image (image URL).</w:t>
      </w:r>
    </w:p>
    <w:p w14:paraId="546663E4" w14:textId="454E14B1" w:rsidR="00871B3B" w:rsidRPr="00977530" w:rsidRDefault="00871B3B" w:rsidP="00977530">
      <w:pPr>
        <w:spacing w:before="100" w:after="100"/>
        <w:ind w:left="360"/>
        <w:rPr>
          <w:rFonts w:ascii="Aptos" w:hAnsi="Aptos"/>
          <w:sz w:val="28"/>
          <w:szCs w:val="28"/>
        </w:rPr>
      </w:pPr>
      <w:r w:rsidRPr="00977530">
        <w:rPr>
          <w:rFonts w:ascii="Aptos" w:hAnsi="Aptos"/>
          <w:sz w:val="28"/>
          <w:szCs w:val="28"/>
        </w:rPr>
        <w:t>“alt” attribute contains alternate text to display if image is not displayed.</w:t>
      </w:r>
    </w:p>
    <w:p w14:paraId="49D19E91" w14:textId="66EC2235" w:rsidR="00871B3B" w:rsidRDefault="006C6203" w:rsidP="00977530">
      <w:pPr>
        <w:spacing w:before="100" w:after="100"/>
        <w:ind w:left="360"/>
        <w:rPr>
          <w:rFonts w:ascii="Aptos" w:hAnsi="Aptos"/>
          <w:sz w:val="28"/>
          <w:szCs w:val="28"/>
        </w:rPr>
      </w:pPr>
      <w:r w:rsidRPr="00977530">
        <w:rPr>
          <w:rFonts w:ascii="Aptos" w:hAnsi="Aptos"/>
          <w:sz w:val="28"/>
          <w:szCs w:val="28"/>
        </w:rPr>
        <w:t>“width” and “height” attributes of the image are also passed into this tag.</w:t>
      </w:r>
    </w:p>
    <w:p w14:paraId="450D63FC" w14:textId="77777777" w:rsidR="006130BE" w:rsidRDefault="006130BE" w:rsidP="00977530">
      <w:pPr>
        <w:spacing w:before="100" w:after="100"/>
        <w:ind w:left="360"/>
        <w:rPr>
          <w:rFonts w:ascii="Aptos" w:hAnsi="Aptos"/>
          <w:sz w:val="28"/>
          <w:szCs w:val="28"/>
        </w:rPr>
      </w:pPr>
    </w:p>
    <w:p w14:paraId="73A34B73" w14:textId="77777777" w:rsidR="006130BE" w:rsidRDefault="006130BE" w:rsidP="00977530">
      <w:pPr>
        <w:spacing w:before="100" w:after="100"/>
        <w:ind w:left="360"/>
        <w:rPr>
          <w:rFonts w:ascii="Aptos" w:hAnsi="Aptos"/>
          <w:sz w:val="28"/>
          <w:szCs w:val="28"/>
        </w:rPr>
      </w:pPr>
    </w:p>
    <w:p w14:paraId="3D2667BB" w14:textId="77777777" w:rsidR="006130BE" w:rsidRDefault="006130BE" w:rsidP="00977530">
      <w:pPr>
        <w:spacing w:before="100" w:after="100"/>
        <w:ind w:left="360"/>
        <w:rPr>
          <w:rFonts w:ascii="Aptos" w:hAnsi="Aptos"/>
          <w:sz w:val="28"/>
          <w:szCs w:val="28"/>
        </w:rPr>
      </w:pPr>
    </w:p>
    <w:p w14:paraId="3CD72790" w14:textId="089D0265" w:rsidR="006130BE" w:rsidRDefault="0041716B" w:rsidP="00977530">
      <w:pPr>
        <w:spacing w:before="100" w:after="100"/>
        <w:ind w:left="360"/>
        <w:rPr>
          <w:rFonts w:ascii="Aptos" w:hAnsi="Aptos"/>
          <w:sz w:val="48"/>
          <w:szCs w:val="48"/>
        </w:rPr>
      </w:pPr>
      <w:r>
        <w:rPr>
          <w:rFonts w:ascii="Aptos" w:hAnsi="Aptos"/>
          <w:sz w:val="48"/>
          <w:szCs w:val="48"/>
        </w:rPr>
        <w:t xml:space="preserve">                                      </w:t>
      </w:r>
      <w:r w:rsidRPr="0041716B">
        <w:rPr>
          <w:rFonts w:ascii="Aptos" w:hAnsi="Aptos"/>
          <w:sz w:val="48"/>
          <w:szCs w:val="48"/>
        </w:rPr>
        <w:t>Week-2</w:t>
      </w:r>
    </w:p>
    <w:p w14:paraId="14A45F17" w14:textId="4E19539B" w:rsidR="00137EC9" w:rsidRDefault="00137EC9" w:rsidP="00977530">
      <w:pPr>
        <w:spacing w:before="100" w:after="100"/>
        <w:ind w:left="360"/>
        <w:rPr>
          <w:rFonts w:ascii="Aptos" w:hAnsi="Aptos"/>
          <w:sz w:val="48"/>
          <w:szCs w:val="48"/>
        </w:rPr>
      </w:pPr>
      <w:r>
        <w:rPr>
          <w:rFonts w:ascii="Aptos" w:hAnsi="Aptos"/>
          <w:sz w:val="48"/>
          <w:szCs w:val="48"/>
        </w:rPr>
        <w:t>AIM :</w:t>
      </w:r>
    </w:p>
    <w:p w14:paraId="0314EC9F" w14:textId="11E18B29" w:rsidR="00DD7E78" w:rsidRDefault="00DD7E78" w:rsidP="00977530">
      <w:pPr>
        <w:spacing w:before="100" w:after="100"/>
        <w:ind w:left="360"/>
        <w:rPr>
          <w:rFonts w:ascii="Aptos" w:hAnsi="Aptos"/>
          <w:sz w:val="48"/>
          <w:szCs w:val="48"/>
        </w:rPr>
      </w:pPr>
      <w:r>
        <w:rPr>
          <w:rFonts w:ascii="Aptos" w:hAnsi="Aptos"/>
          <w:sz w:val="48"/>
          <w:szCs w:val="48"/>
        </w:rPr>
        <w:t>2(a):</w:t>
      </w:r>
      <w:r w:rsidR="0092506E">
        <w:rPr>
          <w:rFonts w:ascii="Aptos" w:hAnsi="Aptos"/>
          <w:sz w:val="48"/>
          <w:szCs w:val="48"/>
        </w:rPr>
        <w:t>create the class timetable using HTML elem</w:t>
      </w:r>
      <w:r w:rsidR="00DA1AE1">
        <w:rPr>
          <w:rFonts w:ascii="Aptos" w:hAnsi="Aptos"/>
          <w:sz w:val="48"/>
          <w:szCs w:val="48"/>
        </w:rPr>
        <w:t>ents</w:t>
      </w:r>
    </w:p>
    <w:p w14:paraId="40980019" w14:textId="36E8224D" w:rsidR="0041716B" w:rsidRDefault="00137EC9" w:rsidP="00977530">
      <w:pPr>
        <w:spacing w:before="100" w:after="100"/>
        <w:ind w:left="360"/>
        <w:rPr>
          <w:rFonts w:ascii="Aptos" w:hAnsi="Aptos"/>
          <w:sz w:val="48"/>
          <w:szCs w:val="48"/>
        </w:rPr>
      </w:pPr>
      <w:r>
        <w:rPr>
          <w:rFonts w:ascii="Aptos" w:hAnsi="Aptos"/>
          <w:sz w:val="48"/>
          <w:szCs w:val="48"/>
        </w:rPr>
        <w:t>CODE :</w:t>
      </w:r>
    </w:p>
    <w:p w14:paraId="53F4A05D" w14:textId="77777777" w:rsidR="0041716B" w:rsidRDefault="0041716B" w:rsidP="00977530">
      <w:pPr>
        <w:spacing w:before="100" w:after="100"/>
        <w:ind w:left="360"/>
        <w:rPr>
          <w:rFonts w:ascii="Aptos" w:hAnsi="Aptos"/>
          <w:sz w:val="48"/>
          <w:szCs w:val="48"/>
        </w:rPr>
      </w:pPr>
    </w:p>
    <w:p w14:paraId="1B613C1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html</w:t>
      </w:r>
      <w:r w:rsidRPr="00DD7E78">
        <w:rPr>
          <w:rFonts w:ascii="Consolas" w:eastAsia="Times New Roman" w:hAnsi="Consolas" w:cs="Times New Roman"/>
          <w:color w:val="808080"/>
          <w:kern w:val="0"/>
          <w:sz w:val="21"/>
          <w:szCs w:val="21"/>
          <w:lang w:eastAsia="en-IN"/>
          <w14:ligatures w14:val="none"/>
        </w:rPr>
        <w:t>&gt;</w:t>
      </w:r>
    </w:p>
    <w:p w14:paraId="7C4A128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head</w:t>
      </w:r>
      <w:r w:rsidRPr="00DD7E78">
        <w:rPr>
          <w:rFonts w:ascii="Consolas" w:eastAsia="Times New Roman" w:hAnsi="Consolas" w:cs="Times New Roman"/>
          <w:color w:val="808080"/>
          <w:kern w:val="0"/>
          <w:sz w:val="21"/>
          <w:szCs w:val="21"/>
          <w:lang w:eastAsia="en-IN"/>
          <w14:ligatures w14:val="none"/>
        </w:rPr>
        <w:t>&gt;</w:t>
      </w:r>
    </w:p>
    <w:p w14:paraId="40B64B7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title</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timetable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title</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2C790C1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head</w:t>
      </w:r>
      <w:r w:rsidRPr="00DD7E78">
        <w:rPr>
          <w:rFonts w:ascii="Consolas" w:eastAsia="Times New Roman" w:hAnsi="Consolas" w:cs="Times New Roman"/>
          <w:color w:val="808080"/>
          <w:kern w:val="0"/>
          <w:sz w:val="21"/>
          <w:szCs w:val="21"/>
          <w:lang w:eastAsia="en-IN"/>
          <w14:ligatures w14:val="none"/>
        </w:rPr>
        <w:t>&gt;</w:t>
      </w:r>
    </w:p>
    <w:p w14:paraId="3AD1804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F44747"/>
          <w:kern w:val="0"/>
          <w:sz w:val="21"/>
          <w:szCs w:val="21"/>
          <w:lang w:eastAsia="en-IN"/>
          <w14:ligatures w14:val="none"/>
        </w:rPr>
        <w:t>border</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"3"</w:t>
      </w:r>
      <w:r w:rsidRPr="00DD7E78">
        <w:rPr>
          <w:rFonts w:ascii="Consolas" w:eastAsia="Times New Roman" w:hAnsi="Consolas" w:cs="Times New Roman"/>
          <w:color w:val="808080"/>
          <w:kern w:val="0"/>
          <w:sz w:val="21"/>
          <w:szCs w:val="21"/>
          <w:lang w:eastAsia="en-IN"/>
          <w14:ligatures w14:val="none"/>
        </w:rPr>
        <w:t>&gt;</w:t>
      </w:r>
    </w:p>
    <w:p w14:paraId="12323CC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caption</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"background-color: yellow;"</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SEM-2 TIMETABLE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caption</w:t>
      </w:r>
      <w:r w:rsidRPr="00DD7E78">
        <w:rPr>
          <w:rFonts w:ascii="Consolas" w:eastAsia="Times New Roman" w:hAnsi="Consolas" w:cs="Times New Roman"/>
          <w:color w:val="808080"/>
          <w:kern w:val="0"/>
          <w:sz w:val="21"/>
          <w:szCs w:val="21"/>
          <w:lang w:eastAsia="en-IN"/>
          <w14:ligatures w14:val="none"/>
        </w:rPr>
        <w:t>&gt;</w:t>
      </w:r>
    </w:p>
    <w:p w14:paraId="2C520E6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2FF988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DEPT.CSE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028A55D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rowspan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"3"</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"10"</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ROOM VENUE 512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100C162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ABB02C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367767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CLASS BTECH CSE-C</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2339C1E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9D1682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SEMESTER-2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71949B5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D1770D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"3"</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Advisors: </w:t>
      </w:r>
    </w:p>
    <w:p w14:paraId="37505F5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Name: Mr. Budati Jaya Lakshminarayana</w:t>
      </w:r>
    </w:p>
    <w:p w14:paraId="21665CD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Email : bj_lakshminarayana@av.amrita.edu</w:t>
      </w:r>
    </w:p>
    <w:p w14:paraId="6F0505A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Mobile Number :+91-7989795768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2EB6346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0431F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7EFD006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057A6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 xml:space="preserve"> = </w:t>
      </w:r>
      <w:r w:rsidRPr="00DD7E78">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DD7E78">
        <w:rPr>
          <w:rFonts w:ascii="Consolas" w:eastAsia="Times New Roman" w:hAnsi="Consolas" w:cs="Times New Roman"/>
          <w:color w:val="F44747"/>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"8"</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Name: Dr. Arun Kumar S</w:t>
      </w:r>
    </w:p>
    <w:p w14:paraId="2C35E5E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Email : s_arunkumar@av.amrita.edu</w:t>
      </w:r>
    </w:p>
    <w:p w14:paraId="2AC103D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Mobile Number : +91-8940857202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49BD28C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8D2DDD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808080"/>
          <w:kern w:val="0"/>
          <w:sz w:val="21"/>
          <w:szCs w:val="21"/>
          <w:lang w:eastAsia="en-IN"/>
          <w14:ligatures w14:val="none"/>
        </w:rPr>
        <w:t>&gt;</w:t>
      </w:r>
    </w:p>
    <w:p w14:paraId="4C95891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F44747"/>
          <w:kern w:val="0"/>
          <w:sz w:val="21"/>
          <w:szCs w:val="21"/>
          <w:lang w:eastAsia="en-IN"/>
          <w14:ligatures w14:val="none"/>
        </w:rPr>
        <w:t>border</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"3"</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"border-collapse: collapse;"</w:t>
      </w:r>
      <w:r w:rsidRPr="00DD7E78">
        <w:rPr>
          <w:rFonts w:ascii="Consolas" w:eastAsia="Times New Roman" w:hAnsi="Consolas" w:cs="Times New Roman"/>
          <w:color w:val="808080"/>
          <w:kern w:val="0"/>
          <w:sz w:val="21"/>
          <w:szCs w:val="21"/>
          <w:lang w:eastAsia="en-IN"/>
          <w14:ligatures w14:val="none"/>
        </w:rPr>
        <w:t>&gt;</w:t>
      </w:r>
    </w:p>
    <w:p w14:paraId="1FB9780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293D4B6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82791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3B6D77C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rowspan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TIME TABLE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7198B4C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lastRenderedPageBreak/>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0A5C2BE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0D0E2A3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SLOT-3</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737586B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SLOT-4</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7EBF2B4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SLOT-5</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06EBE6D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SLOT-6</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2303617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SLOT-7</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53BE847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SLOT-8</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4EEBD31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SLOT-9</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480D223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SLOT-10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3AE69F8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3C82C81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0042461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0986A06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0CC3E83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8:50-9:40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52B107B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9:40-10:30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6C822F2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10:30-10:40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5957FA8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10:40-11:30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1F32132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11:30-12:20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5F14EB3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12:20-1:10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4091BF4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1:10-2:30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3264F0F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2:30-3:20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657E426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3:20-4:10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37C716A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4:10-5:00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6BBBFFD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2651F34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0EDE80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1EBC94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MONDAY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D94CBF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23MAT116 Discrete Mathematics_lab2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0614DD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rowspan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"5"</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"background-color: yellow; writing-mode: vertical-lr; text-align: center ; "</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short break</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FF346A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23PHY115 Modern physics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2E98A6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23CSE111Object </w:t>
      </w:r>
    </w:p>
    <w:p w14:paraId="4470157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Oriented Programming</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AF56ED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54A9454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CD3B09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rowspan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"5"</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"background-color: yellow;writing-mode: vertical-lr; text-align: center;"</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lunch</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029D3F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FB4849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rowspan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"5"</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"background-color: yellow; writing-mode: vertical-lr; text-align: center;"</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short break</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B50607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2592730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Library/Sports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E52ADC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44E2736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TUESDAY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E721FD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23CSE113 User Interface Design LAB(BYOD)</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B3C6AC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17D813F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23MAT117 Linear </w:t>
      </w:r>
    </w:p>
    <w:p w14:paraId="5782471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Algebra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BED1F5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23MAT116 Discrete </w:t>
      </w:r>
    </w:p>
    <w:p w14:paraId="12D7D6A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Mathematics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D525ED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COUNSELLING</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"color: red;"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COUNSELLING</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5C0C60D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lastRenderedPageBreak/>
        <w:t xml:space="preserve">            </w:t>
      </w:r>
    </w:p>
    <w:p w14:paraId="61EB63E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library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E6397C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6DC2ED2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22ADM111 Glimpses of Glorious India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A1204E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521FA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7995236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97D240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00DBFE2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WEDNESDAY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12B10CC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23PHY115 Modern </w:t>
      </w:r>
    </w:p>
    <w:p w14:paraId="2D452C5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Physics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1C3652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23CSE113 User Interface </w:t>
      </w:r>
    </w:p>
    <w:p w14:paraId="500C734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Design</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8B0495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6DF92A9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23MAT117 Linear Algebra_LAB(BYOD)</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AE413B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COUNSELLING</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style</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"color: red;"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COUNSELLING</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AD4143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651759B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BD8B6A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53E3752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58129FF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Library/Sports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D8F295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5832807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2477517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THRUSDAY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07CFBD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23CSE111Object </w:t>
      </w:r>
    </w:p>
    <w:p w14:paraId="25D6A7D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Oriented </w:t>
      </w:r>
    </w:p>
    <w:p w14:paraId="36F1040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Programming</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73420C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23MAT116 Discrete </w:t>
      </w:r>
    </w:p>
    <w:p w14:paraId="05D9B6B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Mathematics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C43C7E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1F58A39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23CSE111Object Oriented Programming </w:t>
      </w:r>
    </w:p>
    <w:p w14:paraId="268893F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_Lab2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60A09EA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23MAT117 Linear </w:t>
      </w:r>
    </w:p>
    <w:p w14:paraId="0CF4450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Algebra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1209639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0D3E018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23MEE115 Manufacturing </w:t>
      </w:r>
    </w:p>
    <w:p w14:paraId="1ECD6CF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Practice LAB</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9D9054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25AD848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23MEE115 Manufacturing </w:t>
      </w:r>
    </w:p>
    <w:p w14:paraId="0CC257A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Practice LAB</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6A8AFD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06F1B6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7B3D2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p>
    <w:p w14:paraId="0FE4AE0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F4D4E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159868A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12F3942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FRIDAY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2586781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23CSE111Object </w:t>
      </w:r>
    </w:p>
    <w:p w14:paraId="32B952A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Oriented </w:t>
      </w:r>
    </w:p>
    <w:p w14:paraId="0AA5DEF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Programming</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8685A7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23MAT116 Discrete </w:t>
      </w:r>
    </w:p>
    <w:p w14:paraId="766356C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Mathematics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C05F2E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lastRenderedPageBreak/>
        <w:t xml:space="preserve">                </w:t>
      </w:r>
    </w:p>
    <w:p w14:paraId="6B45630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23PHY115 Modern </w:t>
      </w:r>
    </w:p>
    <w:p w14:paraId="5FF6250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Physics(T)</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0F7F4B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23CSE113 User </w:t>
      </w:r>
    </w:p>
    <w:p w14:paraId="43748CB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Interface Design</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946253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23MAT117 Linear </w:t>
      </w:r>
    </w:p>
    <w:p w14:paraId="430E75C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Algebra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CC992D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7C11F38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22ADM111Glimpses of </w:t>
      </w:r>
    </w:p>
    <w:p w14:paraId="57B8643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Glorious India(P)</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7E8D09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199634E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colspan</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Library/Sports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279314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E65429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3DB7AE9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4AB1785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1562CF9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0AC2A4D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br</w:t>
      </w:r>
      <w:r w:rsidRPr="00DD7E78">
        <w:rPr>
          <w:rFonts w:ascii="Consolas" w:eastAsia="Times New Roman" w:hAnsi="Consolas" w:cs="Times New Roman"/>
          <w:color w:val="808080"/>
          <w:kern w:val="0"/>
          <w:sz w:val="21"/>
          <w:szCs w:val="21"/>
          <w:lang w:eastAsia="en-IN"/>
          <w14:ligatures w14:val="none"/>
        </w:rPr>
        <w:t>&gt;</w:t>
      </w:r>
    </w:p>
    <w:p w14:paraId="683B269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4044888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2036B82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E43757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808080"/>
          <w:kern w:val="0"/>
          <w:sz w:val="21"/>
          <w:szCs w:val="21"/>
          <w:lang w:eastAsia="en-IN"/>
          <w14:ligatures w14:val="none"/>
        </w:rPr>
        <w:t>&gt;</w:t>
      </w:r>
    </w:p>
    <w:p w14:paraId="2CFEA3D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br</w:t>
      </w:r>
      <w:r w:rsidRPr="00DD7E78">
        <w:rPr>
          <w:rFonts w:ascii="Consolas" w:eastAsia="Times New Roman" w:hAnsi="Consolas" w:cs="Times New Roman"/>
          <w:color w:val="808080"/>
          <w:kern w:val="0"/>
          <w:sz w:val="21"/>
          <w:szCs w:val="21"/>
          <w:lang w:eastAsia="en-IN"/>
          <w14:ligatures w14:val="none"/>
        </w:rPr>
        <w:t>&gt;</w:t>
      </w:r>
    </w:p>
    <w:p w14:paraId="3FE00C6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48A61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F44747"/>
          <w:kern w:val="0"/>
          <w:sz w:val="21"/>
          <w:szCs w:val="21"/>
          <w:lang w:eastAsia="en-IN"/>
          <w14:ligatures w14:val="none"/>
        </w:rPr>
        <w:t>border</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"3"</w:t>
      </w: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9CDCFE"/>
          <w:kern w:val="0"/>
          <w:sz w:val="21"/>
          <w:szCs w:val="21"/>
          <w:lang w:eastAsia="en-IN"/>
          <w14:ligatures w14:val="none"/>
        </w:rPr>
        <w:t>width</w:t>
      </w:r>
      <w:r w:rsidRPr="00DD7E78">
        <w:rPr>
          <w:rFonts w:ascii="Consolas" w:eastAsia="Times New Roman" w:hAnsi="Consolas" w:cs="Times New Roman"/>
          <w:color w:val="CCCCCC"/>
          <w:kern w:val="0"/>
          <w:sz w:val="21"/>
          <w:szCs w:val="21"/>
          <w:lang w:eastAsia="en-IN"/>
          <w14:ligatures w14:val="none"/>
        </w:rPr>
        <w:t>=</w:t>
      </w:r>
      <w:r w:rsidRPr="00DD7E78">
        <w:rPr>
          <w:rFonts w:ascii="Consolas" w:eastAsia="Times New Roman" w:hAnsi="Consolas" w:cs="Times New Roman"/>
          <w:color w:val="CE9178"/>
          <w:kern w:val="0"/>
          <w:sz w:val="21"/>
          <w:szCs w:val="21"/>
          <w:lang w:eastAsia="en-IN"/>
          <w14:ligatures w14:val="none"/>
        </w:rPr>
        <w:t>"100%"</w:t>
      </w:r>
      <w:r w:rsidRPr="00DD7E78">
        <w:rPr>
          <w:rFonts w:ascii="Consolas" w:eastAsia="Times New Roman" w:hAnsi="Consolas" w:cs="Times New Roman"/>
          <w:color w:val="808080"/>
          <w:kern w:val="0"/>
          <w:sz w:val="21"/>
          <w:szCs w:val="21"/>
          <w:lang w:eastAsia="en-IN"/>
          <w14:ligatures w14:val="none"/>
        </w:rPr>
        <w:t>&gt;</w:t>
      </w:r>
    </w:p>
    <w:p w14:paraId="2B18453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24947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5F61781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94A08A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course code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683A4B1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course name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1F5F0D6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L-T-P</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1C9187F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credits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161A42B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faculty name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087DFF2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assisting faculty</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th</w:t>
      </w:r>
      <w:r w:rsidRPr="00DD7E78">
        <w:rPr>
          <w:rFonts w:ascii="Consolas" w:eastAsia="Times New Roman" w:hAnsi="Consolas" w:cs="Times New Roman"/>
          <w:color w:val="808080"/>
          <w:kern w:val="0"/>
          <w:sz w:val="21"/>
          <w:szCs w:val="21"/>
          <w:lang w:eastAsia="en-IN"/>
          <w14:ligatures w14:val="none"/>
        </w:rPr>
        <w:t>&gt;</w:t>
      </w:r>
    </w:p>
    <w:p w14:paraId="64B18BF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53BA6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4921FCC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7EBE49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FAE585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23MAT116</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E7EE9E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Discrete Mathematics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5DF171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3-0-2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A8653C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4</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E47F10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Dr.Srivivasa Rao Thota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8F5575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724128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E8675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27D05BD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F5F9FD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23MAT117</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283F46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Linear Algebra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B44635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3-0-2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9A402D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4</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40D738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Mr.Sapavat Bixapathi</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315ED3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lastRenderedPageBreak/>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2B3940E7" w14:textId="77777777" w:rsidR="00DD7E78" w:rsidRPr="00DD7E78" w:rsidRDefault="00DD7E78" w:rsidP="00DD7E7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E7B982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68855B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74D805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23CSE111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23412CE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Object Oriented Programmin</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6643C3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3-0-2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E67AAF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4</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A17293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Dr.SATYA RAJENDRA SINGH R</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594E82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Dr. Balaji TK</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2C9A79A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D39EDE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269C3B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23PHY115</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5E87024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Modern Physics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w:t>
      </w:r>
    </w:p>
    <w:p w14:paraId="7C70195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2-1-0</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3880DF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3</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58DB3E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Dr.Soumya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83B445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4B88F0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7753AA7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5FBFE73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16A54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23CSE113</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FCEEB9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User Interface Design</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203090B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2-0-2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22C914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3</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2CF022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Dr.Rajkumar Batchu</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A91669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Mr. Barge Bharadwaj</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719549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41CFF23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618BE00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23MEE115</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E1E4149"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Manufacturing practice</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9BB781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FA094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0-0-3</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3E41DDC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FE6DD7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Dr. Sathies 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6CBB9F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0AACD9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139DF9EB"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2E895A9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22ADM111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665A28E"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Glimpses Of Glorious India</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41A0EE8"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2-0-1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6BAB4A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3B0FA0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 xml:space="preserve"> Dr. Siva Panuganti</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774C173"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652E299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36FFB897"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594E0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p>
    <w:p w14:paraId="7C14105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28C43F6A"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0BC17C9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8D52704"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Total (15L + 1Tut +12P =28  hrs)</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4446717C"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lastRenderedPageBreak/>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15-1-12</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5D7C8241"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r w:rsidRPr="00DD7E78">
        <w:rPr>
          <w:rFonts w:ascii="Consolas" w:eastAsia="Times New Roman" w:hAnsi="Consolas" w:cs="Times New Roman"/>
          <w:color w:val="CCCCCC"/>
          <w:kern w:val="0"/>
          <w:sz w:val="21"/>
          <w:szCs w:val="21"/>
          <w:lang w:eastAsia="en-IN"/>
          <w14:ligatures w14:val="none"/>
        </w:rPr>
        <w:t>21</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0C9DDA26"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1EC691D0"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D4A04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&gt;&lt;/</w:t>
      </w:r>
      <w:r w:rsidRPr="00DD7E78">
        <w:rPr>
          <w:rFonts w:ascii="Consolas" w:eastAsia="Times New Roman" w:hAnsi="Consolas" w:cs="Times New Roman"/>
          <w:color w:val="569CD6"/>
          <w:kern w:val="0"/>
          <w:sz w:val="21"/>
          <w:szCs w:val="21"/>
          <w:lang w:eastAsia="en-IN"/>
          <w14:ligatures w14:val="none"/>
        </w:rPr>
        <w:t>td</w:t>
      </w:r>
      <w:r w:rsidRPr="00DD7E78">
        <w:rPr>
          <w:rFonts w:ascii="Consolas" w:eastAsia="Times New Roman" w:hAnsi="Consolas" w:cs="Times New Roman"/>
          <w:color w:val="808080"/>
          <w:kern w:val="0"/>
          <w:sz w:val="21"/>
          <w:szCs w:val="21"/>
          <w:lang w:eastAsia="en-IN"/>
          <w14:ligatures w14:val="none"/>
        </w:rPr>
        <w:t>&gt;</w:t>
      </w:r>
    </w:p>
    <w:p w14:paraId="72154A62"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tr</w:t>
      </w:r>
      <w:r w:rsidRPr="00DD7E78">
        <w:rPr>
          <w:rFonts w:ascii="Consolas" w:eastAsia="Times New Roman" w:hAnsi="Consolas" w:cs="Times New Roman"/>
          <w:color w:val="808080"/>
          <w:kern w:val="0"/>
          <w:sz w:val="21"/>
          <w:szCs w:val="21"/>
          <w:lang w:eastAsia="en-IN"/>
          <w14:ligatures w14:val="none"/>
        </w:rPr>
        <w:t>&gt;</w:t>
      </w:r>
    </w:p>
    <w:p w14:paraId="35D39135"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765E9F"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CCCCCC"/>
          <w:kern w:val="0"/>
          <w:sz w:val="21"/>
          <w:szCs w:val="21"/>
          <w:lang w:eastAsia="en-IN"/>
          <w14:ligatures w14:val="none"/>
        </w:rPr>
        <w:t xml:space="preserve">    </w:t>
      </w: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table</w:t>
      </w:r>
      <w:r w:rsidRPr="00DD7E78">
        <w:rPr>
          <w:rFonts w:ascii="Consolas" w:eastAsia="Times New Roman" w:hAnsi="Consolas" w:cs="Times New Roman"/>
          <w:color w:val="808080"/>
          <w:kern w:val="0"/>
          <w:sz w:val="21"/>
          <w:szCs w:val="21"/>
          <w:lang w:eastAsia="en-IN"/>
          <w14:ligatures w14:val="none"/>
        </w:rPr>
        <w:t>&gt;</w:t>
      </w:r>
    </w:p>
    <w:p w14:paraId="2818AE5D" w14:textId="77777777" w:rsidR="00DD7E78" w:rsidRPr="00DD7E78" w:rsidRDefault="00DD7E78" w:rsidP="00DD7E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D7E78">
        <w:rPr>
          <w:rFonts w:ascii="Consolas" w:eastAsia="Times New Roman" w:hAnsi="Consolas" w:cs="Times New Roman"/>
          <w:color w:val="808080"/>
          <w:kern w:val="0"/>
          <w:sz w:val="21"/>
          <w:szCs w:val="21"/>
          <w:lang w:eastAsia="en-IN"/>
          <w14:ligatures w14:val="none"/>
        </w:rPr>
        <w:t>&lt;/</w:t>
      </w:r>
      <w:r w:rsidRPr="00DD7E78">
        <w:rPr>
          <w:rFonts w:ascii="Consolas" w:eastAsia="Times New Roman" w:hAnsi="Consolas" w:cs="Times New Roman"/>
          <w:color w:val="569CD6"/>
          <w:kern w:val="0"/>
          <w:sz w:val="21"/>
          <w:szCs w:val="21"/>
          <w:lang w:eastAsia="en-IN"/>
          <w14:ligatures w14:val="none"/>
        </w:rPr>
        <w:t>html</w:t>
      </w:r>
      <w:r w:rsidRPr="00DD7E78">
        <w:rPr>
          <w:rFonts w:ascii="Consolas" w:eastAsia="Times New Roman" w:hAnsi="Consolas" w:cs="Times New Roman"/>
          <w:color w:val="808080"/>
          <w:kern w:val="0"/>
          <w:sz w:val="21"/>
          <w:szCs w:val="21"/>
          <w:lang w:eastAsia="en-IN"/>
          <w14:ligatures w14:val="none"/>
        </w:rPr>
        <w:t>&gt;</w:t>
      </w:r>
    </w:p>
    <w:p w14:paraId="570C2113" w14:textId="77777777" w:rsidR="0041716B" w:rsidRDefault="0041716B" w:rsidP="00977530">
      <w:pPr>
        <w:spacing w:before="100" w:after="100"/>
        <w:ind w:left="360"/>
        <w:rPr>
          <w:rFonts w:ascii="Aptos" w:hAnsi="Aptos"/>
          <w:sz w:val="48"/>
          <w:szCs w:val="48"/>
        </w:rPr>
      </w:pPr>
    </w:p>
    <w:p w14:paraId="3EE52C05" w14:textId="77777777" w:rsidR="002D079A" w:rsidRDefault="002D079A" w:rsidP="00977530">
      <w:pPr>
        <w:spacing w:before="100" w:after="100"/>
        <w:ind w:left="360"/>
        <w:rPr>
          <w:rFonts w:ascii="Aptos" w:hAnsi="Aptos"/>
          <w:sz w:val="48"/>
          <w:szCs w:val="48"/>
        </w:rPr>
      </w:pPr>
    </w:p>
    <w:p w14:paraId="5EA87CEE" w14:textId="299D6231" w:rsidR="002D079A" w:rsidRDefault="002D079A" w:rsidP="00977530">
      <w:pPr>
        <w:spacing w:before="100" w:after="100"/>
        <w:ind w:left="360"/>
        <w:rPr>
          <w:rFonts w:ascii="Aptos" w:hAnsi="Aptos"/>
          <w:sz w:val="48"/>
          <w:szCs w:val="48"/>
        </w:rPr>
      </w:pPr>
      <w:r>
        <w:rPr>
          <w:rFonts w:ascii="Aptos" w:hAnsi="Aptos"/>
          <w:sz w:val="48"/>
          <w:szCs w:val="48"/>
        </w:rPr>
        <w:t>2(b):</w:t>
      </w:r>
      <w:r w:rsidR="00DA1AE1">
        <w:rPr>
          <w:rFonts w:ascii="Aptos" w:hAnsi="Aptos"/>
          <w:sz w:val="48"/>
          <w:szCs w:val="48"/>
        </w:rPr>
        <w:t>create an HTML webpage that display syllabus of all subjects as an image format also that contain timetable</w:t>
      </w:r>
    </w:p>
    <w:p w14:paraId="727412AA" w14:textId="06CA5068" w:rsidR="002D079A" w:rsidRDefault="00137EC9" w:rsidP="00977530">
      <w:pPr>
        <w:spacing w:before="100" w:after="100"/>
        <w:ind w:left="360"/>
        <w:rPr>
          <w:rFonts w:ascii="Aptos" w:hAnsi="Aptos"/>
          <w:sz w:val="48"/>
          <w:szCs w:val="48"/>
        </w:rPr>
      </w:pPr>
      <w:r>
        <w:rPr>
          <w:rFonts w:ascii="Aptos" w:hAnsi="Aptos"/>
          <w:sz w:val="48"/>
          <w:szCs w:val="48"/>
        </w:rPr>
        <w:t>CODE:</w:t>
      </w:r>
    </w:p>
    <w:p w14:paraId="2A710769" w14:textId="77777777" w:rsidR="002D079A" w:rsidRDefault="002D079A" w:rsidP="00977530">
      <w:pPr>
        <w:spacing w:before="100" w:after="100"/>
        <w:ind w:left="360"/>
        <w:rPr>
          <w:rFonts w:ascii="Aptos" w:hAnsi="Aptos"/>
          <w:sz w:val="48"/>
          <w:szCs w:val="48"/>
        </w:rPr>
      </w:pPr>
    </w:p>
    <w:p w14:paraId="68F83E4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html</w:t>
      </w:r>
      <w:r w:rsidRPr="002D079A">
        <w:rPr>
          <w:rFonts w:ascii="Consolas" w:eastAsia="Times New Roman" w:hAnsi="Consolas" w:cs="Times New Roman"/>
          <w:color w:val="808080"/>
          <w:kern w:val="0"/>
          <w:sz w:val="21"/>
          <w:szCs w:val="21"/>
          <w:lang w:eastAsia="en-IN"/>
          <w14:ligatures w14:val="none"/>
        </w:rPr>
        <w:t>&gt;</w:t>
      </w:r>
    </w:p>
    <w:p w14:paraId="1679F64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head</w:t>
      </w:r>
      <w:r w:rsidRPr="002D079A">
        <w:rPr>
          <w:rFonts w:ascii="Consolas" w:eastAsia="Times New Roman" w:hAnsi="Consolas" w:cs="Times New Roman"/>
          <w:color w:val="808080"/>
          <w:kern w:val="0"/>
          <w:sz w:val="21"/>
          <w:szCs w:val="21"/>
          <w:lang w:eastAsia="en-IN"/>
          <w14:ligatures w14:val="none"/>
        </w:rPr>
        <w:t>&gt;</w:t>
      </w:r>
    </w:p>
    <w:p w14:paraId="5FEA868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title</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timetable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title</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4338608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head</w:t>
      </w:r>
      <w:r w:rsidRPr="002D079A">
        <w:rPr>
          <w:rFonts w:ascii="Consolas" w:eastAsia="Times New Roman" w:hAnsi="Consolas" w:cs="Times New Roman"/>
          <w:color w:val="808080"/>
          <w:kern w:val="0"/>
          <w:sz w:val="21"/>
          <w:szCs w:val="21"/>
          <w:lang w:eastAsia="en-IN"/>
          <w14:ligatures w14:val="none"/>
        </w:rPr>
        <w:t>&gt;</w:t>
      </w:r>
    </w:p>
    <w:p w14:paraId="64DC19A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F44747"/>
          <w:kern w:val="0"/>
          <w:sz w:val="21"/>
          <w:szCs w:val="21"/>
          <w:lang w:eastAsia="en-IN"/>
          <w14:ligatures w14:val="none"/>
        </w:rPr>
        <w:t>border</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"3"</w:t>
      </w:r>
      <w:r w:rsidRPr="002D079A">
        <w:rPr>
          <w:rFonts w:ascii="Consolas" w:eastAsia="Times New Roman" w:hAnsi="Consolas" w:cs="Times New Roman"/>
          <w:color w:val="808080"/>
          <w:kern w:val="0"/>
          <w:sz w:val="21"/>
          <w:szCs w:val="21"/>
          <w:lang w:eastAsia="en-IN"/>
          <w14:ligatures w14:val="none"/>
        </w:rPr>
        <w:t>&gt;</w:t>
      </w:r>
    </w:p>
    <w:p w14:paraId="6AD1B44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caption</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"background-color: yellow;"</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SEM-2 TIMETABLE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caption</w:t>
      </w:r>
      <w:r w:rsidRPr="002D079A">
        <w:rPr>
          <w:rFonts w:ascii="Consolas" w:eastAsia="Times New Roman" w:hAnsi="Consolas" w:cs="Times New Roman"/>
          <w:color w:val="808080"/>
          <w:kern w:val="0"/>
          <w:sz w:val="21"/>
          <w:szCs w:val="21"/>
          <w:lang w:eastAsia="en-IN"/>
          <w14:ligatures w14:val="none"/>
        </w:rPr>
        <w:t>&gt;</w:t>
      </w:r>
    </w:p>
    <w:p w14:paraId="09FDC4A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676D679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DEPT.CSE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6B2B3B6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rowspan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"3"</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"10"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ROOM VENUE 512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7491F54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1E7C1E3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1AA08B2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CLASS BTECH CSE-C</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1C067F0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4044FE8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SEMESTER-2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31E61F1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6444AF1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"3"</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Advisors: </w:t>
      </w:r>
    </w:p>
    <w:p w14:paraId="39FD11F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Name: Mr. Budati Jaya Lakshminarayana</w:t>
      </w:r>
    </w:p>
    <w:p w14:paraId="3CA7150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Email : bj_lakshminarayana@av.amrita.edu</w:t>
      </w:r>
    </w:p>
    <w:p w14:paraId="70DFC29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Mobile Number :+91-7989795768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53398C3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C45CE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452D556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32F6F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lastRenderedPageBreak/>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 xml:space="preserve"> = </w:t>
      </w:r>
      <w:r w:rsidRPr="002D079A">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2D079A">
        <w:rPr>
          <w:rFonts w:ascii="Consolas" w:eastAsia="Times New Roman" w:hAnsi="Consolas" w:cs="Times New Roman"/>
          <w:color w:val="F44747"/>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"8"</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Name: Dr. Arun Kumar S</w:t>
      </w:r>
    </w:p>
    <w:p w14:paraId="7939165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Email : s_arunkumar@av.amrita.edu</w:t>
      </w:r>
    </w:p>
    <w:p w14:paraId="1E1A822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Mobile Number : +91-8940857202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79FF48A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193745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808080"/>
          <w:kern w:val="0"/>
          <w:sz w:val="21"/>
          <w:szCs w:val="21"/>
          <w:lang w:eastAsia="en-IN"/>
          <w14:ligatures w14:val="none"/>
        </w:rPr>
        <w:t>&gt;</w:t>
      </w:r>
    </w:p>
    <w:p w14:paraId="20E29AF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F44747"/>
          <w:kern w:val="0"/>
          <w:sz w:val="21"/>
          <w:szCs w:val="21"/>
          <w:lang w:eastAsia="en-IN"/>
          <w14:ligatures w14:val="none"/>
        </w:rPr>
        <w:t>border</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"3"</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"border-collapse: collapse;"</w:t>
      </w:r>
      <w:r w:rsidRPr="002D079A">
        <w:rPr>
          <w:rFonts w:ascii="Consolas" w:eastAsia="Times New Roman" w:hAnsi="Consolas" w:cs="Times New Roman"/>
          <w:color w:val="808080"/>
          <w:kern w:val="0"/>
          <w:sz w:val="21"/>
          <w:szCs w:val="21"/>
          <w:lang w:eastAsia="en-IN"/>
          <w14:ligatures w14:val="none"/>
        </w:rPr>
        <w:t>&gt;</w:t>
      </w:r>
    </w:p>
    <w:p w14:paraId="305F2D5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4E5B9DB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BDCB3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2B2A127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rowspan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TIME TABLE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813210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60E682B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631DF1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SLOT-3</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4248D7D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SLOT-4</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7F8E16F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SLOT-5</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9131DB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SLOT-6</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3D67498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SLOT-7</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3E7B757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SLOT-8</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21551D8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SLOT-9</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595ACE0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SLOT-10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BA0059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1504550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623E536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0C12147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2CA8241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8:50-9:40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497CB6A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9:40-10:30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5077348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10:30-10:40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825EF9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10:40-11:30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326431B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11:30-12:20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48D4217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12:20-1:10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D154A0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1:10-2:30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04C56F9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2:30-3:20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2556E28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3:20-4:10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113D136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4:10-5:00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6F1D753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5827687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ADEBBB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4DD5828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MONDAY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2FD3D8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23MAT116 Discrete Mathematics_lab2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82D23C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rowspan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"5"</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"background-color: yellow; writing-mode: vertical-lr; text-align: center ; "</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short break</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6C25FB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23PHY115 Modern physics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9DDA6F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23CSE111Object </w:t>
      </w:r>
    </w:p>
    <w:p w14:paraId="075B759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Oriented Programming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ABB51F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5F43387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0DAADC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rowspan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"5"</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"background-color: yellow;writing-mode: vertical-lr; text-align: center;"</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lunch</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049CF7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AA8BAB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rowspan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"5"</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"background-color: yellow; writing-mode: vertical-lr; text-align: center;"</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short break</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610821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lastRenderedPageBreak/>
        <w:t xml:space="preserve">            </w:t>
      </w:r>
    </w:p>
    <w:p w14:paraId="725C2E6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Library/Sports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56D3B8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A9070B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TUESDAY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24221A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23CSE113 User Interface Design LAB(BYOD)</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E1214C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46B4F68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23MAT117 Linear </w:t>
      </w:r>
    </w:p>
    <w:p w14:paraId="2762953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Algebra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C029E8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23MAT116 Discrete </w:t>
      </w:r>
    </w:p>
    <w:p w14:paraId="5B890C3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Mathematics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3A786E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COUNSELLING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red;"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COUNSELLING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3CEE563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1E6DFB6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library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C51A70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6382B6B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22ADM111 Glimpses of Glorious India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8A8D41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DE2E8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39AB002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030AFC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16D5460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WEDNESDAY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0EED673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23PHY115 Modern </w:t>
      </w:r>
    </w:p>
    <w:p w14:paraId="449DAAE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Physics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FB25EC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23CSE113 User Interface </w:t>
      </w:r>
    </w:p>
    <w:p w14:paraId="28EA994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Design</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B06762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51F0B08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23MAT117 Linear Algebra_LAB(BYOD)</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9B21C5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COUNSELLING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red;"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COUNSELLING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0F7016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7EFD187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EA1785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239237B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3B700AF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Library/Sports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462B63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69F57D8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09DD6F3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THRUSDAY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EFFB22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23CSE111Object </w:t>
      </w:r>
    </w:p>
    <w:p w14:paraId="02612AC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Oriented </w:t>
      </w:r>
    </w:p>
    <w:p w14:paraId="64B1D94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Programming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5E91DE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23MAT116 Discrete </w:t>
      </w:r>
    </w:p>
    <w:p w14:paraId="2B2C549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Mathematics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EB54D5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6C64D67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23CSE111Object Oriented Programming </w:t>
      </w:r>
    </w:p>
    <w:p w14:paraId="7383DD6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_Lab2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24D2B54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23MAT117 Linear </w:t>
      </w:r>
    </w:p>
    <w:p w14:paraId="4281496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Algebra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74EA8BE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6505E45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23MEE115 Manufacturing </w:t>
      </w:r>
    </w:p>
    <w:p w14:paraId="2E15220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Practice LAB</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BC7A3F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34E9F56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23MEE115 Manufacturing </w:t>
      </w:r>
    </w:p>
    <w:p w14:paraId="0E782C9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Practice LAB</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3534AD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D6BC7F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E42E9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p>
    <w:p w14:paraId="2EDC567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EDAD2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1A18AB8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F79254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FRIDAY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597AFF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23CSE111Object </w:t>
      </w:r>
    </w:p>
    <w:p w14:paraId="47477AA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Oriented </w:t>
      </w:r>
    </w:p>
    <w:p w14:paraId="1C38B77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Programming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6E38B4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23MAT116 Discrete </w:t>
      </w:r>
    </w:p>
    <w:p w14:paraId="2261FE7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Mathematics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46C5B3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6BF374F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23PHY115 Modern </w:t>
      </w:r>
    </w:p>
    <w:p w14:paraId="75DA0AF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Physics(T)</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8E4195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23CSE113 User </w:t>
      </w:r>
    </w:p>
    <w:p w14:paraId="71AC4C6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Interface Design</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9FC280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23MAT117 Linear </w:t>
      </w:r>
    </w:p>
    <w:p w14:paraId="5998139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Algebra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A33941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67C51E3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22ADM111Glimpses of </w:t>
      </w:r>
    </w:p>
    <w:p w14:paraId="1024A7A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Glorious India(P)</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94087A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6BA2327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colspan</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Library/Sports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877F78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D5F8AF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156259C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791A13E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87AA07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136AF8B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br</w:t>
      </w:r>
      <w:r w:rsidRPr="002D079A">
        <w:rPr>
          <w:rFonts w:ascii="Consolas" w:eastAsia="Times New Roman" w:hAnsi="Consolas" w:cs="Times New Roman"/>
          <w:color w:val="808080"/>
          <w:kern w:val="0"/>
          <w:sz w:val="21"/>
          <w:szCs w:val="21"/>
          <w:lang w:eastAsia="en-IN"/>
          <w14:ligatures w14:val="none"/>
        </w:rPr>
        <w:t>&gt;</w:t>
      </w:r>
    </w:p>
    <w:p w14:paraId="09D4EF6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48F0471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44E3F19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7B7ABC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808080"/>
          <w:kern w:val="0"/>
          <w:sz w:val="21"/>
          <w:szCs w:val="21"/>
          <w:lang w:eastAsia="en-IN"/>
          <w14:ligatures w14:val="none"/>
        </w:rPr>
        <w:t>&gt;</w:t>
      </w:r>
    </w:p>
    <w:p w14:paraId="5C45080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br</w:t>
      </w:r>
      <w:r w:rsidRPr="002D079A">
        <w:rPr>
          <w:rFonts w:ascii="Consolas" w:eastAsia="Times New Roman" w:hAnsi="Consolas" w:cs="Times New Roman"/>
          <w:color w:val="808080"/>
          <w:kern w:val="0"/>
          <w:sz w:val="21"/>
          <w:szCs w:val="21"/>
          <w:lang w:eastAsia="en-IN"/>
          <w14:ligatures w14:val="none"/>
        </w:rPr>
        <w:t>&gt;</w:t>
      </w:r>
    </w:p>
    <w:p w14:paraId="5F5179D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BCE92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F44747"/>
          <w:kern w:val="0"/>
          <w:sz w:val="21"/>
          <w:szCs w:val="21"/>
          <w:lang w:eastAsia="en-IN"/>
          <w14:ligatures w14:val="none"/>
        </w:rPr>
        <w:t>border</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"3"</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width</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"100%"</w:t>
      </w:r>
      <w:r w:rsidRPr="002D079A">
        <w:rPr>
          <w:rFonts w:ascii="Consolas" w:eastAsia="Times New Roman" w:hAnsi="Consolas" w:cs="Times New Roman"/>
          <w:color w:val="808080"/>
          <w:kern w:val="0"/>
          <w:sz w:val="21"/>
          <w:szCs w:val="21"/>
          <w:lang w:eastAsia="en-IN"/>
          <w14:ligatures w14:val="none"/>
        </w:rPr>
        <w:t>&gt;</w:t>
      </w:r>
    </w:p>
    <w:p w14:paraId="11495D2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876EC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54B2427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5AD2F4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course code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6FFB219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course name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1044683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L-T-P</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2B5DB41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credits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44D3524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faculty name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7A07C81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assisting faculty</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th</w:t>
      </w:r>
      <w:r w:rsidRPr="002D079A">
        <w:rPr>
          <w:rFonts w:ascii="Consolas" w:eastAsia="Times New Roman" w:hAnsi="Consolas" w:cs="Times New Roman"/>
          <w:color w:val="808080"/>
          <w:kern w:val="0"/>
          <w:sz w:val="21"/>
          <w:szCs w:val="21"/>
          <w:lang w:eastAsia="en-IN"/>
          <w14:ligatures w14:val="none"/>
        </w:rPr>
        <w:t>&gt;</w:t>
      </w:r>
    </w:p>
    <w:p w14:paraId="17947FA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F1632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6575F8A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9D119E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65DC6B3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23MAT116</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40A202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Discrete Mathematics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381609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3-0-2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562B56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lastRenderedPageBreak/>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4</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6D60DA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Dr.Srivivasa Rao Thota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CD5B1D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D13F1C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2F182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6BED7E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26E82D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23MAT117</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49DCFC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Linear Algebra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5394AE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3-0-2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1FA732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4</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01F873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Mr.Sapavat Bixapathi</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49314B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98F3C47" w14:textId="77777777" w:rsidR="002D079A" w:rsidRPr="002D079A" w:rsidRDefault="002D079A" w:rsidP="002D079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7082A5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6F4C139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49810C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23CSE111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8C8471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Object Oriented Programmin</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65BD19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3-0-2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B8442F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4</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C0A68B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Dr.SATYA RAJENDRA SINGH R</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65FB33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Dr. Balaji TK</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06ACEB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C895A3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C569CA3"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23PHY115</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61C3FCF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Modern Physics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w:t>
      </w:r>
    </w:p>
    <w:p w14:paraId="36CBA0B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2-1-0</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CE0526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3</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4C745A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Dr.Soumya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BC76BD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C80C09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26A392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501F5925"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ABC15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23CSE113</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12461A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User Interface Design</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BC3D92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2-0-2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736D921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3</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D89702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Dr.Rajkumar Batchu</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CA0DAF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Mr. Barge Bharadwaj</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1FC27A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18A95F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2CA85CE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23MEE115</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200F5E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Manufacturing practice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9E5FBD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FBB3B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0-0-3</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112B0F7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3BFCE56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Dr. Sathies 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FF886F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C5E8B9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421D31C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50BCC6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22ADM111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0AC6F5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Glimpses Of Glorious India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2384F2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lastRenderedPageBreak/>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2-0-1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5421A6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63FBF64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 xml:space="preserve"> Dr. Siva Panuganti</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424BEB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0B63F8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0AB053AC"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86AC5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p>
    <w:p w14:paraId="2E8EBB6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34B76B6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7BA02F3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4B40919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Total (15L + 1Tut +12P =28  hrs)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071F5A9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15-1-12</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8E3979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21</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E3C61CA"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5D80509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A13C6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&gt;&lt;/</w:t>
      </w:r>
      <w:r w:rsidRPr="002D079A">
        <w:rPr>
          <w:rFonts w:ascii="Consolas" w:eastAsia="Times New Roman" w:hAnsi="Consolas" w:cs="Times New Roman"/>
          <w:color w:val="569CD6"/>
          <w:kern w:val="0"/>
          <w:sz w:val="21"/>
          <w:szCs w:val="21"/>
          <w:lang w:eastAsia="en-IN"/>
          <w14:ligatures w14:val="none"/>
        </w:rPr>
        <w:t>td</w:t>
      </w:r>
      <w:r w:rsidRPr="002D079A">
        <w:rPr>
          <w:rFonts w:ascii="Consolas" w:eastAsia="Times New Roman" w:hAnsi="Consolas" w:cs="Times New Roman"/>
          <w:color w:val="808080"/>
          <w:kern w:val="0"/>
          <w:sz w:val="21"/>
          <w:szCs w:val="21"/>
          <w:lang w:eastAsia="en-IN"/>
          <w14:ligatures w14:val="none"/>
        </w:rPr>
        <w:t>&gt;</w:t>
      </w:r>
    </w:p>
    <w:p w14:paraId="2A97ED94"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tr</w:t>
      </w:r>
      <w:r w:rsidRPr="002D079A">
        <w:rPr>
          <w:rFonts w:ascii="Consolas" w:eastAsia="Times New Roman" w:hAnsi="Consolas" w:cs="Times New Roman"/>
          <w:color w:val="808080"/>
          <w:kern w:val="0"/>
          <w:sz w:val="21"/>
          <w:szCs w:val="21"/>
          <w:lang w:eastAsia="en-IN"/>
          <w14:ligatures w14:val="none"/>
        </w:rPr>
        <w:t>&gt;</w:t>
      </w:r>
    </w:p>
    <w:p w14:paraId="21820149"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78220B"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table</w:t>
      </w:r>
      <w:r w:rsidRPr="002D079A">
        <w:rPr>
          <w:rFonts w:ascii="Consolas" w:eastAsia="Times New Roman" w:hAnsi="Consolas" w:cs="Times New Roman"/>
          <w:color w:val="808080"/>
          <w:kern w:val="0"/>
          <w:sz w:val="21"/>
          <w:szCs w:val="21"/>
          <w:lang w:eastAsia="en-IN"/>
          <w14:ligatures w14:val="none"/>
        </w:rPr>
        <w:t>&gt;</w:t>
      </w:r>
    </w:p>
    <w:p w14:paraId="02BEAF4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5701D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h1</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"text-align: center;"</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Syllabus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h1</w:t>
      </w:r>
      <w:r w:rsidRPr="002D079A">
        <w:rPr>
          <w:rFonts w:ascii="Consolas" w:eastAsia="Times New Roman" w:hAnsi="Consolas" w:cs="Times New Roman"/>
          <w:color w:val="808080"/>
          <w:kern w:val="0"/>
          <w:sz w:val="21"/>
          <w:szCs w:val="21"/>
          <w:lang w:eastAsia="en-IN"/>
          <w14:ligatures w14:val="none"/>
        </w:rPr>
        <w:t>&gt;</w:t>
      </w:r>
    </w:p>
    <w:p w14:paraId="6CEFA20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Discrete mathematics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4026D09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22.23.39.jpeg"</w:t>
      </w:r>
      <w:r w:rsidRPr="002D079A">
        <w:rPr>
          <w:rFonts w:ascii="Consolas" w:eastAsia="Times New Roman" w:hAnsi="Consolas" w:cs="Times New Roman"/>
          <w:color w:val="808080"/>
          <w:kern w:val="0"/>
          <w:sz w:val="21"/>
          <w:szCs w:val="21"/>
          <w:lang w:eastAsia="en-IN"/>
          <w14:ligatures w14:val="none"/>
        </w:rPr>
        <w:t>&gt;</w:t>
      </w:r>
    </w:p>
    <w:p w14:paraId="2C1DDF31"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Linear Algebra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1108319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22.23.42 (1).jpeg"</w:t>
      </w:r>
      <w:r w:rsidRPr="002D079A">
        <w:rPr>
          <w:rFonts w:ascii="Consolas" w:eastAsia="Times New Roman" w:hAnsi="Consolas" w:cs="Times New Roman"/>
          <w:color w:val="808080"/>
          <w:kern w:val="0"/>
          <w:sz w:val="21"/>
          <w:szCs w:val="21"/>
          <w:lang w:eastAsia="en-IN"/>
          <w14:ligatures w14:val="none"/>
        </w:rPr>
        <w:t>&gt;</w:t>
      </w:r>
    </w:p>
    <w:p w14:paraId="02626E8E"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User interface design</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15380020"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22.23.39 (1).jpeg"</w:t>
      </w:r>
      <w:r w:rsidRPr="002D079A">
        <w:rPr>
          <w:rFonts w:ascii="Consolas" w:eastAsia="Times New Roman" w:hAnsi="Consolas" w:cs="Times New Roman"/>
          <w:color w:val="808080"/>
          <w:kern w:val="0"/>
          <w:sz w:val="21"/>
          <w:szCs w:val="21"/>
          <w:lang w:eastAsia="en-IN"/>
          <w14:ligatures w14:val="none"/>
        </w:rPr>
        <w:t>&gt;</w:t>
      </w:r>
    </w:p>
    <w:p w14:paraId="20698A7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Manufacturing practice</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0BF2DD77"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22.23.40.jpeg"</w:t>
      </w:r>
      <w:r w:rsidRPr="002D079A">
        <w:rPr>
          <w:rFonts w:ascii="Consolas" w:eastAsia="Times New Roman" w:hAnsi="Consolas" w:cs="Times New Roman"/>
          <w:color w:val="808080"/>
          <w:kern w:val="0"/>
          <w:sz w:val="21"/>
          <w:szCs w:val="21"/>
          <w:lang w:eastAsia="en-IN"/>
          <w14:ligatures w14:val="none"/>
        </w:rPr>
        <w:t>&gt;</w:t>
      </w:r>
    </w:p>
    <w:p w14:paraId="7F26E1F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Object oriented programming</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11B7A25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22.23.40 (1).jpeg"</w:t>
      </w:r>
      <w:r w:rsidRPr="002D079A">
        <w:rPr>
          <w:rFonts w:ascii="Consolas" w:eastAsia="Times New Roman" w:hAnsi="Consolas" w:cs="Times New Roman"/>
          <w:color w:val="808080"/>
          <w:kern w:val="0"/>
          <w:sz w:val="21"/>
          <w:szCs w:val="21"/>
          <w:lang w:eastAsia="en-IN"/>
          <w14:ligatures w14:val="none"/>
        </w:rPr>
        <w:t>&gt;</w:t>
      </w:r>
    </w:p>
    <w:p w14:paraId="4CDC9756"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Modren Physics</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45A69802"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"c:\Users\nspra\Downloads\modern.png"</w:t>
      </w:r>
      <w:r w:rsidRPr="002D079A">
        <w:rPr>
          <w:rFonts w:ascii="Consolas" w:eastAsia="Times New Roman" w:hAnsi="Consolas" w:cs="Times New Roman"/>
          <w:color w:val="808080"/>
          <w:kern w:val="0"/>
          <w:sz w:val="21"/>
          <w:szCs w:val="21"/>
          <w:lang w:eastAsia="en-IN"/>
          <w14:ligatures w14:val="none"/>
        </w:rPr>
        <w:t>&gt;</w:t>
      </w:r>
    </w:p>
    <w:p w14:paraId="23224F6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style</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"color: rgb(0, 0, 0);"</w:t>
      </w:r>
      <w:r w:rsidRPr="002D079A">
        <w:rPr>
          <w:rFonts w:ascii="Consolas" w:eastAsia="Times New Roman" w:hAnsi="Consolas" w:cs="Times New Roman"/>
          <w:color w:val="808080"/>
          <w:kern w:val="0"/>
          <w:sz w:val="21"/>
          <w:szCs w:val="21"/>
          <w:lang w:eastAsia="en-IN"/>
          <w14:ligatures w14:val="none"/>
        </w:rPr>
        <w:t>&gt;</w:t>
      </w:r>
      <w:r w:rsidRPr="002D079A">
        <w:rPr>
          <w:rFonts w:ascii="Consolas" w:eastAsia="Times New Roman" w:hAnsi="Consolas" w:cs="Times New Roman"/>
          <w:color w:val="CCCCCC"/>
          <w:kern w:val="0"/>
          <w:sz w:val="21"/>
          <w:szCs w:val="21"/>
          <w:lang w:eastAsia="en-IN"/>
          <w14:ligatures w14:val="none"/>
        </w:rPr>
        <w:t>Glimpses of glorious india</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h2</w:t>
      </w:r>
      <w:r w:rsidRPr="002D079A">
        <w:rPr>
          <w:rFonts w:ascii="Consolas" w:eastAsia="Times New Roman" w:hAnsi="Consolas" w:cs="Times New Roman"/>
          <w:color w:val="808080"/>
          <w:kern w:val="0"/>
          <w:sz w:val="21"/>
          <w:szCs w:val="21"/>
          <w:lang w:eastAsia="en-IN"/>
          <w14:ligatures w14:val="none"/>
        </w:rPr>
        <w:t>&gt;</w:t>
      </w:r>
    </w:p>
    <w:p w14:paraId="764E0C78"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img</w:t>
      </w:r>
      <w:r w:rsidRPr="002D079A">
        <w:rPr>
          <w:rFonts w:ascii="Consolas" w:eastAsia="Times New Roman" w:hAnsi="Consolas" w:cs="Times New Roman"/>
          <w:color w:val="CCCCCC"/>
          <w:kern w:val="0"/>
          <w:sz w:val="21"/>
          <w:szCs w:val="21"/>
          <w:lang w:eastAsia="en-IN"/>
          <w14:ligatures w14:val="none"/>
        </w:rPr>
        <w:t xml:space="preserve"> </w:t>
      </w:r>
      <w:r w:rsidRPr="002D079A">
        <w:rPr>
          <w:rFonts w:ascii="Consolas" w:eastAsia="Times New Roman" w:hAnsi="Consolas" w:cs="Times New Roman"/>
          <w:color w:val="9CDCFE"/>
          <w:kern w:val="0"/>
          <w:sz w:val="21"/>
          <w:szCs w:val="21"/>
          <w:lang w:eastAsia="en-IN"/>
          <w14:ligatures w14:val="none"/>
        </w:rPr>
        <w:t>src</w:t>
      </w:r>
      <w:r w:rsidRPr="002D079A">
        <w:rPr>
          <w:rFonts w:ascii="Consolas" w:eastAsia="Times New Roman" w:hAnsi="Consolas" w:cs="Times New Roman"/>
          <w:color w:val="CCCCCC"/>
          <w:kern w:val="0"/>
          <w:sz w:val="21"/>
          <w:szCs w:val="21"/>
          <w:lang w:eastAsia="en-IN"/>
          <w14:ligatures w14:val="none"/>
        </w:rPr>
        <w:t>=</w:t>
      </w:r>
      <w:r w:rsidRPr="002D079A">
        <w:rPr>
          <w:rFonts w:ascii="Consolas" w:eastAsia="Times New Roman" w:hAnsi="Consolas" w:cs="Times New Roman"/>
          <w:color w:val="CE9178"/>
          <w:kern w:val="0"/>
          <w:sz w:val="21"/>
          <w:szCs w:val="21"/>
          <w:lang w:eastAsia="en-IN"/>
          <w14:ligatures w14:val="none"/>
        </w:rPr>
        <w:t>"c:\Users\nspra\OneDrive\Pictures\WhatsApp Image 2026-02-12 at 22.23.42.jpeg"</w:t>
      </w:r>
      <w:r w:rsidRPr="002D079A">
        <w:rPr>
          <w:rFonts w:ascii="Consolas" w:eastAsia="Times New Roman" w:hAnsi="Consolas" w:cs="Times New Roman"/>
          <w:color w:val="808080"/>
          <w:kern w:val="0"/>
          <w:sz w:val="21"/>
          <w:szCs w:val="21"/>
          <w:lang w:eastAsia="en-IN"/>
          <w14:ligatures w14:val="none"/>
        </w:rPr>
        <w:t>&gt;</w:t>
      </w:r>
    </w:p>
    <w:p w14:paraId="2B414BCF"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079A">
        <w:rPr>
          <w:rFonts w:ascii="Consolas" w:eastAsia="Times New Roman" w:hAnsi="Consolas" w:cs="Times New Roman"/>
          <w:color w:val="808080"/>
          <w:kern w:val="0"/>
          <w:sz w:val="21"/>
          <w:szCs w:val="21"/>
          <w:lang w:eastAsia="en-IN"/>
          <w14:ligatures w14:val="none"/>
        </w:rPr>
        <w:t>&lt;/</w:t>
      </w:r>
      <w:r w:rsidRPr="002D079A">
        <w:rPr>
          <w:rFonts w:ascii="Consolas" w:eastAsia="Times New Roman" w:hAnsi="Consolas" w:cs="Times New Roman"/>
          <w:color w:val="569CD6"/>
          <w:kern w:val="0"/>
          <w:sz w:val="21"/>
          <w:szCs w:val="21"/>
          <w:lang w:eastAsia="en-IN"/>
          <w14:ligatures w14:val="none"/>
        </w:rPr>
        <w:t>html</w:t>
      </w:r>
      <w:r w:rsidRPr="002D079A">
        <w:rPr>
          <w:rFonts w:ascii="Consolas" w:eastAsia="Times New Roman" w:hAnsi="Consolas" w:cs="Times New Roman"/>
          <w:color w:val="808080"/>
          <w:kern w:val="0"/>
          <w:sz w:val="21"/>
          <w:szCs w:val="21"/>
          <w:lang w:eastAsia="en-IN"/>
          <w14:ligatures w14:val="none"/>
        </w:rPr>
        <w:t>&gt;</w:t>
      </w:r>
    </w:p>
    <w:p w14:paraId="0306138D" w14:textId="77777777" w:rsidR="002D079A" w:rsidRPr="002D079A" w:rsidRDefault="002D079A" w:rsidP="002D07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43C745" w14:textId="77777777" w:rsidR="002D079A" w:rsidRDefault="002D079A" w:rsidP="00977530">
      <w:pPr>
        <w:spacing w:before="100" w:after="100"/>
        <w:ind w:left="360"/>
        <w:rPr>
          <w:rFonts w:ascii="Aptos" w:hAnsi="Aptos"/>
          <w:sz w:val="48"/>
          <w:szCs w:val="48"/>
        </w:rPr>
      </w:pPr>
    </w:p>
    <w:p w14:paraId="7DDBAB58" w14:textId="77777777" w:rsidR="00A55F55" w:rsidRDefault="00A55F55" w:rsidP="00977530">
      <w:pPr>
        <w:spacing w:before="100" w:after="100"/>
        <w:ind w:left="360"/>
        <w:rPr>
          <w:rFonts w:ascii="Aptos" w:hAnsi="Aptos"/>
          <w:sz w:val="48"/>
          <w:szCs w:val="48"/>
        </w:rPr>
      </w:pPr>
    </w:p>
    <w:p w14:paraId="6875337E" w14:textId="77777777" w:rsidR="00A55F55" w:rsidRDefault="00A55F55" w:rsidP="00977530">
      <w:pPr>
        <w:spacing w:before="100" w:after="100"/>
        <w:ind w:left="360"/>
        <w:rPr>
          <w:rFonts w:ascii="Aptos" w:hAnsi="Aptos"/>
          <w:sz w:val="48"/>
          <w:szCs w:val="48"/>
        </w:rPr>
      </w:pPr>
    </w:p>
    <w:p w14:paraId="61CBAC77" w14:textId="77777777" w:rsidR="00A55F55" w:rsidRDefault="00A55F55" w:rsidP="00977530">
      <w:pPr>
        <w:spacing w:before="100" w:after="100"/>
        <w:ind w:left="360"/>
        <w:rPr>
          <w:rFonts w:ascii="Aptos" w:hAnsi="Aptos"/>
          <w:sz w:val="48"/>
          <w:szCs w:val="48"/>
        </w:rPr>
      </w:pPr>
    </w:p>
    <w:p w14:paraId="51CF476E" w14:textId="6372CD82" w:rsidR="00A55F55" w:rsidRDefault="00A55F55" w:rsidP="00977530">
      <w:pPr>
        <w:spacing w:before="100" w:after="100"/>
        <w:ind w:left="360"/>
        <w:rPr>
          <w:rFonts w:ascii="Aptos" w:hAnsi="Aptos"/>
          <w:sz w:val="48"/>
          <w:szCs w:val="48"/>
        </w:rPr>
      </w:pPr>
      <w:r>
        <w:rPr>
          <w:rFonts w:ascii="Aptos" w:hAnsi="Aptos"/>
          <w:sz w:val="48"/>
          <w:szCs w:val="48"/>
        </w:rPr>
        <w:t xml:space="preserve">                                </w:t>
      </w:r>
      <w:r w:rsidR="00C751CD">
        <w:rPr>
          <w:rFonts w:ascii="Aptos" w:hAnsi="Aptos"/>
          <w:sz w:val="48"/>
          <w:szCs w:val="48"/>
        </w:rPr>
        <w:t xml:space="preserve">      </w:t>
      </w:r>
      <w:r>
        <w:rPr>
          <w:rFonts w:ascii="Aptos" w:hAnsi="Aptos"/>
          <w:sz w:val="48"/>
          <w:szCs w:val="48"/>
        </w:rPr>
        <w:t xml:space="preserve"> WEEK-3</w:t>
      </w:r>
    </w:p>
    <w:p w14:paraId="0C7DAD20" w14:textId="0B2BF40D" w:rsidR="00C751CD" w:rsidRDefault="00137EC9" w:rsidP="00977530">
      <w:pPr>
        <w:spacing w:before="100" w:after="100"/>
        <w:ind w:left="360"/>
        <w:rPr>
          <w:rFonts w:ascii="Aptos" w:hAnsi="Aptos"/>
          <w:sz w:val="48"/>
          <w:szCs w:val="48"/>
        </w:rPr>
      </w:pPr>
      <w:r>
        <w:rPr>
          <w:rFonts w:ascii="Aptos" w:hAnsi="Aptos"/>
          <w:sz w:val="48"/>
          <w:szCs w:val="48"/>
        </w:rPr>
        <w:t xml:space="preserve">AIM </w:t>
      </w:r>
      <w:r w:rsidR="00FF652D" w:rsidRPr="00FF652D">
        <w:rPr>
          <w:rFonts w:ascii="Aptos" w:hAnsi="Aptos"/>
          <w:sz w:val="48"/>
          <w:szCs w:val="48"/>
        </w:rPr>
        <w:t>3(a):create the class timetable using HTML elements</w:t>
      </w:r>
    </w:p>
    <w:p w14:paraId="5F7DC609" w14:textId="2B4AD097" w:rsidR="00137EC9" w:rsidRDefault="00137EC9" w:rsidP="00977530">
      <w:pPr>
        <w:spacing w:before="100" w:after="100"/>
        <w:ind w:left="360"/>
        <w:rPr>
          <w:rFonts w:ascii="Aptos" w:hAnsi="Aptos"/>
          <w:sz w:val="48"/>
          <w:szCs w:val="48"/>
        </w:rPr>
      </w:pPr>
      <w:r>
        <w:rPr>
          <w:rFonts w:ascii="Aptos" w:hAnsi="Aptos"/>
          <w:sz w:val="48"/>
          <w:szCs w:val="48"/>
        </w:rPr>
        <w:t>CODE:</w:t>
      </w:r>
    </w:p>
    <w:p w14:paraId="55CFDD6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html</w:t>
      </w:r>
      <w:r w:rsidRPr="00F1006C">
        <w:rPr>
          <w:rFonts w:ascii="Consolas" w:eastAsia="Times New Roman" w:hAnsi="Consolas" w:cs="Times New Roman"/>
          <w:color w:val="808080"/>
          <w:kern w:val="0"/>
          <w:sz w:val="21"/>
          <w:szCs w:val="21"/>
          <w:lang w:eastAsia="en-IN"/>
          <w14:ligatures w14:val="none"/>
        </w:rPr>
        <w:t>&gt;</w:t>
      </w:r>
    </w:p>
    <w:p w14:paraId="226DC2E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head</w:t>
      </w:r>
      <w:r w:rsidRPr="00F1006C">
        <w:rPr>
          <w:rFonts w:ascii="Consolas" w:eastAsia="Times New Roman" w:hAnsi="Consolas" w:cs="Times New Roman"/>
          <w:color w:val="808080"/>
          <w:kern w:val="0"/>
          <w:sz w:val="21"/>
          <w:szCs w:val="21"/>
          <w:lang w:eastAsia="en-IN"/>
          <w14:ligatures w14:val="none"/>
        </w:rPr>
        <w:t>&gt;</w:t>
      </w:r>
    </w:p>
    <w:p w14:paraId="67DA4BB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title</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timetable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title</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3C978FB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head</w:t>
      </w:r>
      <w:r w:rsidRPr="00F1006C">
        <w:rPr>
          <w:rFonts w:ascii="Consolas" w:eastAsia="Times New Roman" w:hAnsi="Consolas" w:cs="Times New Roman"/>
          <w:color w:val="808080"/>
          <w:kern w:val="0"/>
          <w:sz w:val="21"/>
          <w:szCs w:val="21"/>
          <w:lang w:eastAsia="en-IN"/>
          <w14:ligatures w14:val="none"/>
        </w:rPr>
        <w:t>&gt;</w:t>
      </w:r>
    </w:p>
    <w:p w14:paraId="1D71FA7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F44747"/>
          <w:kern w:val="0"/>
          <w:sz w:val="21"/>
          <w:szCs w:val="21"/>
          <w:lang w:eastAsia="en-IN"/>
          <w14:ligatures w14:val="none"/>
        </w:rPr>
        <w:t>border</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"3"</w:t>
      </w:r>
      <w:r w:rsidRPr="00F1006C">
        <w:rPr>
          <w:rFonts w:ascii="Consolas" w:eastAsia="Times New Roman" w:hAnsi="Consolas" w:cs="Times New Roman"/>
          <w:color w:val="808080"/>
          <w:kern w:val="0"/>
          <w:sz w:val="21"/>
          <w:szCs w:val="21"/>
          <w:lang w:eastAsia="en-IN"/>
          <w14:ligatures w14:val="none"/>
        </w:rPr>
        <w:t>&gt;</w:t>
      </w:r>
    </w:p>
    <w:p w14:paraId="38A3430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caption</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"background-color: yellow;"</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SEM-2 TIMETABLE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caption</w:t>
      </w:r>
      <w:r w:rsidRPr="00F1006C">
        <w:rPr>
          <w:rFonts w:ascii="Consolas" w:eastAsia="Times New Roman" w:hAnsi="Consolas" w:cs="Times New Roman"/>
          <w:color w:val="808080"/>
          <w:kern w:val="0"/>
          <w:sz w:val="21"/>
          <w:szCs w:val="21"/>
          <w:lang w:eastAsia="en-IN"/>
          <w14:ligatures w14:val="none"/>
        </w:rPr>
        <w:t>&gt;</w:t>
      </w:r>
    </w:p>
    <w:p w14:paraId="6A50726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B4114E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DEPT.CSE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7ACCEDE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rowspan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"3"</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"10"</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ROOM VENUE 512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2D002B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1054F7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3C592E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CLASS BTECH CSE-C</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DA123C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19E7235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SEMESTER-2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342F54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AC9761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"3"</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Advisors: </w:t>
      </w:r>
    </w:p>
    <w:p w14:paraId="2DC5535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Name: Mr. Budati Jaya Lakshminarayana</w:t>
      </w:r>
    </w:p>
    <w:p w14:paraId="061BD0E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Email : bj_lakshminarayana@av.amrita.edu</w:t>
      </w:r>
    </w:p>
    <w:p w14:paraId="742B128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Mobile Number :+91-7989795768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3371A2C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7D691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4B3603F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437F7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 xml:space="preserve"> = </w:t>
      </w:r>
      <w:r w:rsidRPr="00F1006C">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F1006C">
        <w:rPr>
          <w:rFonts w:ascii="Consolas" w:eastAsia="Times New Roman" w:hAnsi="Consolas" w:cs="Times New Roman"/>
          <w:color w:val="F44747"/>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"8"</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Name: Dr. Arun Kumar S</w:t>
      </w:r>
    </w:p>
    <w:p w14:paraId="227EA6F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Email : s_arunkumar@av.amrita.edu</w:t>
      </w:r>
    </w:p>
    <w:p w14:paraId="6FD73EC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Mobile Number : +91-8940857202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F90EA6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57C762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808080"/>
          <w:kern w:val="0"/>
          <w:sz w:val="21"/>
          <w:szCs w:val="21"/>
          <w:lang w:eastAsia="en-IN"/>
          <w14:ligatures w14:val="none"/>
        </w:rPr>
        <w:t>&gt;</w:t>
      </w:r>
    </w:p>
    <w:p w14:paraId="72CDE47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F44747"/>
          <w:kern w:val="0"/>
          <w:sz w:val="21"/>
          <w:szCs w:val="21"/>
          <w:lang w:eastAsia="en-IN"/>
          <w14:ligatures w14:val="none"/>
        </w:rPr>
        <w:t>border</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"3"</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"border-collapse: collapse;"</w:t>
      </w:r>
      <w:r w:rsidRPr="00F1006C">
        <w:rPr>
          <w:rFonts w:ascii="Consolas" w:eastAsia="Times New Roman" w:hAnsi="Consolas" w:cs="Times New Roman"/>
          <w:color w:val="808080"/>
          <w:kern w:val="0"/>
          <w:sz w:val="21"/>
          <w:szCs w:val="21"/>
          <w:lang w:eastAsia="en-IN"/>
          <w14:ligatures w14:val="none"/>
        </w:rPr>
        <w:t>&gt;</w:t>
      </w:r>
    </w:p>
    <w:p w14:paraId="5FC1FCA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006434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50900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5CB2391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rowspan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TIME TABLE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3C449AB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EEF5DC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FEC8CB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SLOT-3</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0DEBC3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SLOT-4</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1BE685B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lastRenderedPageBreak/>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SLOT-5</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75A5404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SLOT-6</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F9FF2D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SLOT-7</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1633A5C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SLOT-8</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66B994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SLOT-9</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78E5599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SLOT-10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11ABEE2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0BDBE31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0DA31D6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5AAE50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821591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8:50-9:40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4263CAD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9:40-10:30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096A04E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10:30-10:40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434C025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10:40-11:30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602A25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11:30-12:20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3E19C7A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12:20-1:10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7E0E384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1:10-2:30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0291BC0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2:30-3:20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BE665D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3:20-4:10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40DD4C5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4:10-5:00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04C6535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4776F64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9D225C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E00416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MONDAY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AD9B46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23MAT116 Discrete Mathematics_lab2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CEBB9A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rowspan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"5"</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"background-color: yellow; writing-mode: vertical-lr; text-align: center ; "</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short break</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A3DFF7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23PHY115 Modern physics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77ED3E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23CSE111Object </w:t>
      </w:r>
    </w:p>
    <w:p w14:paraId="6794CE1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Oriented Programming</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2B31B8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3C33D55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B8C7FD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rowspan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"5"</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"background-color: yellow;writing-mode: vertical-lr; text-align: center;"</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lunch</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812148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8AA77A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rowspan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"5"</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"background-color: yellow; writing-mode: vertical-lr; text-align: center;"</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short break</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EBE129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1CDD317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Library/Sports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CBF2B3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7CE9FBC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TUESDAY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76BF10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23CSE113 User Interface Design LAB(BYOD)</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30B8D1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2D31620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23MAT117 Linear </w:t>
      </w:r>
    </w:p>
    <w:p w14:paraId="5A89C3B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Algebra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22606E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23MAT116 Discrete </w:t>
      </w:r>
    </w:p>
    <w:p w14:paraId="37E42B2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Mathematics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7576F0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COUNSELLING</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"color: red;"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COUNSELLING</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004B117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5AE91B3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library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BC57D1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225CFCD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22ADM111 Glimpses of Glorious India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45C153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A62A9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70BD576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ACF9F4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7A1E46E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WEDNESDAY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7693CDA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23PHY115 Modern </w:t>
      </w:r>
    </w:p>
    <w:p w14:paraId="1F45A50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Physics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DD91F9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23CSE113 User Interface </w:t>
      </w:r>
    </w:p>
    <w:p w14:paraId="1D9E9F9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Design</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95DC16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4CD203F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23MAT117 Linear Algebra_LAB(BYOD)</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FEF936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COUNSELLING</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style</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"color: red;"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COUNSELLING</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4F7448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6D0D45B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138405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56083E2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1545A9D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Library/Sports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C90D1F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AD3505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7BEC7A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THRUSDAY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CFDBFD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23CSE111Object </w:t>
      </w:r>
    </w:p>
    <w:p w14:paraId="0DB545B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Oriented </w:t>
      </w:r>
    </w:p>
    <w:p w14:paraId="7E414B0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Programming</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9E971C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23MAT116 Discrete </w:t>
      </w:r>
    </w:p>
    <w:p w14:paraId="7BBE34A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Mathematics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AF703A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0154B40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23CSE111Object Oriented Programming </w:t>
      </w:r>
    </w:p>
    <w:p w14:paraId="298B428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_Lab2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5E8390D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23MAT117 Linear </w:t>
      </w:r>
    </w:p>
    <w:p w14:paraId="7858EAC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Algebra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0634965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2A782F6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23MEE115 Manufacturing </w:t>
      </w:r>
    </w:p>
    <w:p w14:paraId="5FBEFA7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Practice LAB</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C9BEA6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447CEB6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23MEE115 Manufacturing </w:t>
      </w:r>
    </w:p>
    <w:p w14:paraId="075EC04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Practice LAB</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9034E0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ED5C53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FB212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p>
    <w:p w14:paraId="52329C2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9E0BC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1C36387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7220EF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FRIDAY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0A507B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23CSE111Object </w:t>
      </w:r>
    </w:p>
    <w:p w14:paraId="762636E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Oriented </w:t>
      </w:r>
    </w:p>
    <w:p w14:paraId="3315D91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Programming</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836542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23MAT116 Discrete </w:t>
      </w:r>
    </w:p>
    <w:p w14:paraId="0746F4E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Mathematics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82DCCC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2015FB7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23PHY115 Modern </w:t>
      </w:r>
    </w:p>
    <w:p w14:paraId="065C997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Physics(T)</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97720A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23CSE113 User </w:t>
      </w:r>
    </w:p>
    <w:p w14:paraId="5A2D4F2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lastRenderedPageBreak/>
        <w:t>Interface Design</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742A83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23MAT117 Linear </w:t>
      </w:r>
    </w:p>
    <w:p w14:paraId="733C3B6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Algebra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8BF5D5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106DCAA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22ADM111Glimpses of </w:t>
      </w:r>
    </w:p>
    <w:p w14:paraId="5F04F50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Glorious India(P)</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C3A32B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3FB8706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colspan</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Library/Sports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1BCAB5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5E05B12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1B69CD6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44F9D70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FBA6BD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DC7606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br</w:t>
      </w:r>
      <w:r w:rsidRPr="00F1006C">
        <w:rPr>
          <w:rFonts w:ascii="Consolas" w:eastAsia="Times New Roman" w:hAnsi="Consolas" w:cs="Times New Roman"/>
          <w:color w:val="808080"/>
          <w:kern w:val="0"/>
          <w:sz w:val="21"/>
          <w:szCs w:val="21"/>
          <w:lang w:eastAsia="en-IN"/>
          <w14:ligatures w14:val="none"/>
        </w:rPr>
        <w:t>&gt;</w:t>
      </w:r>
    </w:p>
    <w:p w14:paraId="14CA5F0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32AD7DD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44C2891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7610F55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808080"/>
          <w:kern w:val="0"/>
          <w:sz w:val="21"/>
          <w:szCs w:val="21"/>
          <w:lang w:eastAsia="en-IN"/>
          <w14:ligatures w14:val="none"/>
        </w:rPr>
        <w:t>&gt;</w:t>
      </w:r>
    </w:p>
    <w:p w14:paraId="03A1E6B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br</w:t>
      </w:r>
      <w:r w:rsidRPr="00F1006C">
        <w:rPr>
          <w:rFonts w:ascii="Consolas" w:eastAsia="Times New Roman" w:hAnsi="Consolas" w:cs="Times New Roman"/>
          <w:color w:val="808080"/>
          <w:kern w:val="0"/>
          <w:sz w:val="21"/>
          <w:szCs w:val="21"/>
          <w:lang w:eastAsia="en-IN"/>
          <w14:ligatures w14:val="none"/>
        </w:rPr>
        <w:t>&gt;</w:t>
      </w:r>
    </w:p>
    <w:p w14:paraId="751D1D7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FFA13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F44747"/>
          <w:kern w:val="0"/>
          <w:sz w:val="21"/>
          <w:szCs w:val="21"/>
          <w:lang w:eastAsia="en-IN"/>
          <w14:ligatures w14:val="none"/>
        </w:rPr>
        <w:t>border</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"3"</w:t>
      </w: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9CDCFE"/>
          <w:kern w:val="0"/>
          <w:sz w:val="21"/>
          <w:szCs w:val="21"/>
          <w:lang w:eastAsia="en-IN"/>
          <w14:ligatures w14:val="none"/>
        </w:rPr>
        <w:t>width</w:t>
      </w:r>
      <w:r w:rsidRPr="00F1006C">
        <w:rPr>
          <w:rFonts w:ascii="Consolas" w:eastAsia="Times New Roman" w:hAnsi="Consolas" w:cs="Times New Roman"/>
          <w:color w:val="CCCCCC"/>
          <w:kern w:val="0"/>
          <w:sz w:val="21"/>
          <w:szCs w:val="21"/>
          <w:lang w:eastAsia="en-IN"/>
          <w14:ligatures w14:val="none"/>
        </w:rPr>
        <w:t>=</w:t>
      </w:r>
      <w:r w:rsidRPr="00F1006C">
        <w:rPr>
          <w:rFonts w:ascii="Consolas" w:eastAsia="Times New Roman" w:hAnsi="Consolas" w:cs="Times New Roman"/>
          <w:color w:val="CE9178"/>
          <w:kern w:val="0"/>
          <w:sz w:val="21"/>
          <w:szCs w:val="21"/>
          <w:lang w:eastAsia="en-IN"/>
          <w14:ligatures w14:val="none"/>
        </w:rPr>
        <w:t>"100%"</w:t>
      </w:r>
      <w:r w:rsidRPr="00F1006C">
        <w:rPr>
          <w:rFonts w:ascii="Consolas" w:eastAsia="Times New Roman" w:hAnsi="Consolas" w:cs="Times New Roman"/>
          <w:color w:val="808080"/>
          <w:kern w:val="0"/>
          <w:sz w:val="21"/>
          <w:szCs w:val="21"/>
          <w:lang w:eastAsia="en-IN"/>
          <w14:ligatures w14:val="none"/>
        </w:rPr>
        <w:t>&gt;</w:t>
      </w:r>
    </w:p>
    <w:p w14:paraId="01D980B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2AF6E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5B4F6F7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1172F2E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course code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01DD723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course name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277484B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L-T-P</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3C13882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credits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45AB80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faculty name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3751B98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assisting faculty</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th</w:t>
      </w:r>
      <w:r w:rsidRPr="00F1006C">
        <w:rPr>
          <w:rFonts w:ascii="Consolas" w:eastAsia="Times New Roman" w:hAnsi="Consolas" w:cs="Times New Roman"/>
          <w:color w:val="808080"/>
          <w:kern w:val="0"/>
          <w:sz w:val="21"/>
          <w:szCs w:val="21"/>
          <w:lang w:eastAsia="en-IN"/>
          <w14:ligatures w14:val="none"/>
        </w:rPr>
        <w:t>&gt;</w:t>
      </w:r>
    </w:p>
    <w:p w14:paraId="5548697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02846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399EF1A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1AAA73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ADE686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23MAT116</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158662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Discrete Mathematics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753B02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3-0-2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09879D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4</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48617A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Dr.Srivivasa Rao Thota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74520A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202841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92C6B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7ADD47B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161457E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23MAT117</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257BE88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Linear Algebra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D94F0DE"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3-0-2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5E93C5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4</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FBD426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Mr.Sapavat Bixapathi</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AA85C7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7F09AF9" w14:textId="77777777" w:rsidR="00F1006C" w:rsidRPr="00F1006C" w:rsidRDefault="00F1006C" w:rsidP="00F1006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476167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01482B5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lastRenderedPageBreak/>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8B49D1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23CSE111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3FAB94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Object Oriented Programmin</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4A2696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3-0-2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5B360D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4</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D9848E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Dr.SATYA RAJENDRA SINGH R</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63132A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Dr. Balaji TK</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871638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7103D54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B192D0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23PHY115</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4FE2311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Modern Physics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w:t>
      </w:r>
    </w:p>
    <w:p w14:paraId="3382831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2-1-0</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0EB0E1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3</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488B6A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Dr.Soumya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BD3781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AB2BAEA"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05B94B1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082B86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E820D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23CSE113</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1412D3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User Interface Design</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C6FEDD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2-0-2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D045C0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3</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B4B22E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Dr.Rajkumar Batchu</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C85DD4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Mr. Barge Bharadwaj</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686572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AC9C6F5"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59E29EC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23MEE115</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5F17F1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Manufacturing practice</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CA6B1C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FE561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0-0-3</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3539788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8D1105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Dr. Sathies 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76D59F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9200EC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2DE4944F"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351A594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22ADM111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EDF52E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Glimpses Of Glorious India</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87B5F0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2-0-1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FF9487D"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95EBF0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 xml:space="preserve"> Dr. Siva Panuganti</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2D40ED1"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5C4951A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03CE327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729496"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p>
    <w:p w14:paraId="7EBB0F69"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694B35F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05612FB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7C6FB50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Total (15L + 1Tut +12P =28  hrs)</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647FAC12"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15-1-12</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0F91E1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r w:rsidRPr="00F1006C">
        <w:rPr>
          <w:rFonts w:ascii="Consolas" w:eastAsia="Times New Roman" w:hAnsi="Consolas" w:cs="Times New Roman"/>
          <w:color w:val="CCCCCC"/>
          <w:kern w:val="0"/>
          <w:sz w:val="21"/>
          <w:szCs w:val="21"/>
          <w:lang w:eastAsia="en-IN"/>
          <w14:ligatures w14:val="none"/>
        </w:rPr>
        <w:t>21</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4004DD68"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15AEB254"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FC084B"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lastRenderedPageBreak/>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&gt;&lt;/</w:t>
      </w:r>
      <w:r w:rsidRPr="00F1006C">
        <w:rPr>
          <w:rFonts w:ascii="Consolas" w:eastAsia="Times New Roman" w:hAnsi="Consolas" w:cs="Times New Roman"/>
          <w:color w:val="569CD6"/>
          <w:kern w:val="0"/>
          <w:sz w:val="21"/>
          <w:szCs w:val="21"/>
          <w:lang w:eastAsia="en-IN"/>
          <w14:ligatures w14:val="none"/>
        </w:rPr>
        <w:t>td</w:t>
      </w:r>
      <w:r w:rsidRPr="00F1006C">
        <w:rPr>
          <w:rFonts w:ascii="Consolas" w:eastAsia="Times New Roman" w:hAnsi="Consolas" w:cs="Times New Roman"/>
          <w:color w:val="808080"/>
          <w:kern w:val="0"/>
          <w:sz w:val="21"/>
          <w:szCs w:val="21"/>
          <w:lang w:eastAsia="en-IN"/>
          <w14:ligatures w14:val="none"/>
        </w:rPr>
        <w:t>&gt;</w:t>
      </w:r>
    </w:p>
    <w:p w14:paraId="04D725E7"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tr</w:t>
      </w:r>
      <w:r w:rsidRPr="00F1006C">
        <w:rPr>
          <w:rFonts w:ascii="Consolas" w:eastAsia="Times New Roman" w:hAnsi="Consolas" w:cs="Times New Roman"/>
          <w:color w:val="808080"/>
          <w:kern w:val="0"/>
          <w:sz w:val="21"/>
          <w:szCs w:val="21"/>
          <w:lang w:eastAsia="en-IN"/>
          <w14:ligatures w14:val="none"/>
        </w:rPr>
        <w:t>&gt;</w:t>
      </w:r>
    </w:p>
    <w:p w14:paraId="4CD5BDAC"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DA5683"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CCCCCC"/>
          <w:kern w:val="0"/>
          <w:sz w:val="21"/>
          <w:szCs w:val="21"/>
          <w:lang w:eastAsia="en-IN"/>
          <w14:ligatures w14:val="none"/>
        </w:rPr>
        <w:t xml:space="preserve">    </w:t>
      </w: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table</w:t>
      </w:r>
      <w:r w:rsidRPr="00F1006C">
        <w:rPr>
          <w:rFonts w:ascii="Consolas" w:eastAsia="Times New Roman" w:hAnsi="Consolas" w:cs="Times New Roman"/>
          <w:color w:val="808080"/>
          <w:kern w:val="0"/>
          <w:sz w:val="21"/>
          <w:szCs w:val="21"/>
          <w:lang w:eastAsia="en-IN"/>
          <w14:ligatures w14:val="none"/>
        </w:rPr>
        <w:t>&gt;</w:t>
      </w:r>
    </w:p>
    <w:p w14:paraId="5935B010" w14:textId="77777777" w:rsidR="00F1006C" w:rsidRPr="00F1006C" w:rsidRDefault="00F1006C" w:rsidP="00F100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1006C">
        <w:rPr>
          <w:rFonts w:ascii="Consolas" w:eastAsia="Times New Roman" w:hAnsi="Consolas" w:cs="Times New Roman"/>
          <w:color w:val="808080"/>
          <w:kern w:val="0"/>
          <w:sz w:val="21"/>
          <w:szCs w:val="21"/>
          <w:lang w:eastAsia="en-IN"/>
          <w14:ligatures w14:val="none"/>
        </w:rPr>
        <w:t>&lt;/</w:t>
      </w:r>
      <w:r w:rsidRPr="00F1006C">
        <w:rPr>
          <w:rFonts w:ascii="Consolas" w:eastAsia="Times New Roman" w:hAnsi="Consolas" w:cs="Times New Roman"/>
          <w:color w:val="569CD6"/>
          <w:kern w:val="0"/>
          <w:sz w:val="21"/>
          <w:szCs w:val="21"/>
          <w:lang w:eastAsia="en-IN"/>
          <w14:ligatures w14:val="none"/>
        </w:rPr>
        <w:t>html</w:t>
      </w:r>
      <w:r w:rsidRPr="00F1006C">
        <w:rPr>
          <w:rFonts w:ascii="Consolas" w:eastAsia="Times New Roman" w:hAnsi="Consolas" w:cs="Times New Roman"/>
          <w:color w:val="808080"/>
          <w:kern w:val="0"/>
          <w:sz w:val="21"/>
          <w:szCs w:val="21"/>
          <w:lang w:eastAsia="en-IN"/>
          <w14:ligatures w14:val="none"/>
        </w:rPr>
        <w:t>&gt;</w:t>
      </w:r>
    </w:p>
    <w:p w14:paraId="2D007F0B" w14:textId="6FFD59BF" w:rsidR="00FF652D" w:rsidRDefault="00017153" w:rsidP="00FF652D">
      <w:pPr>
        <w:spacing w:before="100" w:after="100"/>
        <w:ind w:left="360"/>
        <w:rPr>
          <w:rFonts w:ascii="Aptos" w:hAnsi="Aptos"/>
          <w:sz w:val="48"/>
          <w:szCs w:val="48"/>
        </w:rPr>
      </w:pPr>
      <w:r>
        <w:rPr>
          <w:rFonts w:ascii="Aptos" w:hAnsi="Aptos"/>
          <w:sz w:val="48"/>
          <w:szCs w:val="48"/>
        </w:rPr>
        <w:t>OUTPUT:</w:t>
      </w:r>
    </w:p>
    <w:p w14:paraId="067C169B" w14:textId="0B3E23FD" w:rsidR="00017153" w:rsidRDefault="00017153" w:rsidP="00FF652D">
      <w:pPr>
        <w:spacing w:before="100" w:after="100"/>
        <w:ind w:left="360"/>
        <w:rPr>
          <w:rFonts w:ascii="Aptos" w:hAnsi="Aptos"/>
          <w:sz w:val="48"/>
          <w:szCs w:val="48"/>
        </w:rPr>
      </w:pPr>
      <w:r w:rsidRPr="00017153">
        <w:rPr>
          <w:rFonts w:ascii="Aptos" w:hAnsi="Aptos"/>
          <w:noProof/>
          <w:sz w:val="48"/>
          <w:szCs w:val="48"/>
        </w:rPr>
        <w:drawing>
          <wp:inline distT="0" distB="0" distL="0" distR="0" wp14:anchorId="69F75EA6" wp14:editId="565196D7">
            <wp:extent cx="6645910" cy="3114040"/>
            <wp:effectExtent l="0" t="0" r="2540" b="0"/>
            <wp:docPr id="20475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6871" name=""/>
                    <pic:cNvPicPr/>
                  </pic:nvPicPr>
                  <pic:blipFill>
                    <a:blip r:embed="rId21"/>
                    <a:stretch>
                      <a:fillRect/>
                    </a:stretch>
                  </pic:blipFill>
                  <pic:spPr>
                    <a:xfrm>
                      <a:off x="0" y="0"/>
                      <a:ext cx="6645910" cy="3114040"/>
                    </a:xfrm>
                    <a:prstGeom prst="rect">
                      <a:avLst/>
                    </a:prstGeom>
                  </pic:spPr>
                </pic:pic>
              </a:graphicData>
            </a:graphic>
          </wp:inline>
        </w:drawing>
      </w:r>
    </w:p>
    <w:p w14:paraId="513CC531" w14:textId="77777777" w:rsidR="00342B3B" w:rsidRDefault="00342B3B" w:rsidP="00342B3B">
      <w:pPr>
        <w:rPr>
          <w:rFonts w:ascii="Aptos" w:hAnsi="Aptos"/>
          <w:sz w:val="48"/>
          <w:szCs w:val="48"/>
        </w:rPr>
      </w:pPr>
    </w:p>
    <w:p w14:paraId="125BDA14" w14:textId="668A9437" w:rsidR="00342B3B" w:rsidRDefault="00342B3B" w:rsidP="00342B3B">
      <w:pPr>
        <w:tabs>
          <w:tab w:val="left" w:pos="1068"/>
        </w:tabs>
        <w:rPr>
          <w:rFonts w:ascii="Aptos" w:hAnsi="Aptos"/>
          <w:sz w:val="48"/>
          <w:szCs w:val="48"/>
        </w:rPr>
      </w:pPr>
      <w:r w:rsidRPr="00342B3B">
        <w:rPr>
          <w:rFonts w:ascii="Aptos" w:hAnsi="Aptos"/>
          <w:sz w:val="48"/>
          <w:szCs w:val="48"/>
        </w:rPr>
        <w:t>3(b):create an HTML webpage that display syllabus of all the subjects as an image format al;so that contains timetable</w:t>
      </w:r>
    </w:p>
    <w:p w14:paraId="245A4180" w14:textId="12ADC99C" w:rsidR="00137EC9" w:rsidRDefault="00137EC9" w:rsidP="00342B3B">
      <w:pPr>
        <w:tabs>
          <w:tab w:val="left" w:pos="1068"/>
        </w:tabs>
        <w:rPr>
          <w:rFonts w:ascii="Aptos" w:hAnsi="Aptos"/>
          <w:sz w:val="48"/>
          <w:szCs w:val="48"/>
        </w:rPr>
      </w:pPr>
      <w:r>
        <w:rPr>
          <w:rFonts w:ascii="Aptos" w:hAnsi="Aptos"/>
          <w:sz w:val="48"/>
          <w:szCs w:val="48"/>
        </w:rPr>
        <w:t>CODE:</w:t>
      </w:r>
    </w:p>
    <w:p w14:paraId="7903C88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html</w:t>
      </w:r>
      <w:r w:rsidRPr="005317EC">
        <w:rPr>
          <w:rFonts w:ascii="Consolas" w:eastAsia="Times New Roman" w:hAnsi="Consolas" w:cs="Times New Roman"/>
          <w:color w:val="808080"/>
          <w:kern w:val="0"/>
          <w:sz w:val="21"/>
          <w:szCs w:val="21"/>
          <w:lang w:eastAsia="en-IN"/>
          <w14:ligatures w14:val="none"/>
        </w:rPr>
        <w:t>&gt;</w:t>
      </w:r>
    </w:p>
    <w:p w14:paraId="21321C8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head</w:t>
      </w:r>
      <w:r w:rsidRPr="005317EC">
        <w:rPr>
          <w:rFonts w:ascii="Consolas" w:eastAsia="Times New Roman" w:hAnsi="Consolas" w:cs="Times New Roman"/>
          <w:color w:val="808080"/>
          <w:kern w:val="0"/>
          <w:sz w:val="21"/>
          <w:szCs w:val="21"/>
          <w:lang w:eastAsia="en-IN"/>
          <w14:ligatures w14:val="none"/>
        </w:rPr>
        <w:t>&gt;</w:t>
      </w:r>
    </w:p>
    <w:p w14:paraId="1A7CFCD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title</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timetable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title</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47FCE53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head</w:t>
      </w:r>
      <w:r w:rsidRPr="005317EC">
        <w:rPr>
          <w:rFonts w:ascii="Consolas" w:eastAsia="Times New Roman" w:hAnsi="Consolas" w:cs="Times New Roman"/>
          <w:color w:val="808080"/>
          <w:kern w:val="0"/>
          <w:sz w:val="21"/>
          <w:szCs w:val="21"/>
          <w:lang w:eastAsia="en-IN"/>
          <w14:ligatures w14:val="none"/>
        </w:rPr>
        <w:t>&gt;</w:t>
      </w:r>
    </w:p>
    <w:p w14:paraId="4BF1C39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F44747"/>
          <w:kern w:val="0"/>
          <w:sz w:val="21"/>
          <w:szCs w:val="21"/>
          <w:lang w:eastAsia="en-IN"/>
          <w14:ligatures w14:val="none"/>
        </w:rPr>
        <w:t>border</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"3"</w:t>
      </w:r>
      <w:r w:rsidRPr="005317EC">
        <w:rPr>
          <w:rFonts w:ascii="Consolas" w:eastAsia="Times New Roman" w:hAnsi="Consolas" w:cs="Times New Roman"/>
          <w:color w:val="808080"/>
          <w:kern w:val="0"/>
          <w:sz w:val="21"/>
          <w:szCs w:val="21"/>
          <w:lang w:eastAsia="en-IN"/>
          <w14:ligatures w14:val="none"/>
        </w:rPr>
        <w:t>&gt;</w:t>
      </w:r>
    </w:p>
    <w:p w14:paraId="14E997E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caption</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"background-color: yellow;"</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SEM-2 TIMETABLE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caption</w:t>
      </w:r>
      <w:r w:rsidRPr="005317EC">
        <w:rPr>
          <w:rFonts w:ascii="Consolas" w:eastAsia="Times New Roman" w:hAnsi="Consolas" w:cs="Times New Roman"/>
          <w:color w:val="808080"/>
          <w:kern w:val="0"/>
          <w:sz w:val="21"/>
          <w:szCs w:val="21"/>
          <w:lang w:eastAsia="en-IN"/>
          <w14:ligatures w14:val="none"/>
        </w:rPr>
        <w:t>&gt;</w:t>
      </w:r>
    </w:p>
    <w:p w14:paraId="6075522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FDDAF3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DEPT.CSE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4696721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rowspan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"3"</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"10"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ROOM VENUE 512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4A2E7C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8A2322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169F35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CLASS BTECH CSE-C</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8A9BBF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lastRenderedPageBreak/>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29C6DF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SEMESTER-2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632520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2382899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"3"</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Advisors: </w:t>
      </w:r>
    </w:p>
    <w:p w14:paraId="61E59A5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Name: Mr. Budati Jaya Lakshminarayana</w:t>
      </w:r>
    </w:p>
    <w:p w14:paraId="405F84D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Email : bj_lakshminarayana@av.amrita.edu</w:t>
      </w:r>
    </w:p>
    <w:p w14:paraId="2B78795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Mobile Number :+91-7989795768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47D39F6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97E18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09B2E19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851B8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 xml:space="preserve"> = </w:t>
      </w:r>
      <w:r w:rsidRPr="005317EC">
        <w:rPr>
          <w:rFonts w:ascii="Consolas" w:eastAsia="Times New Roman" w:hAnsi="Consolas" w:cs="Times New Roman"/>
          <w:color w:val="CE9178"/>
          <w:kern w:val="0"/>
          <w:sz w:val="21"/>
          <w:szCs w:val="21"/>
          <w:lang w:eastAsia="en-IN"/>
          <w14:ligatures w14:val="none"/>
        </w:rPr>
        <w:t>"font-family: 'Lucida Sans', 'Lucida Sans Regular', 'Lucida Grande', 'Lucida Sans Unicode', Geneva, Verdana, sans-serif;"</w:t>
      </w:r>
      <w:r w:rsidRPr="005317EC">
        <w:rPr>
          <w:rFonts w:ascii="Consolas" w:eastAsia="Times New Roman" w:hAnsi="Consolas" w:cs="Times New Roman"/>
          <w:color w:val="F44747"/>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"8"</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Name: Dr. Arun Kumar S</w:t>
      </w:r>
    </w:p>
    <w:p w14:paraId="437DA9F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Email : s_arunkumar@av.amrita.edu</w:t>
      </w:r>
    </w:p>
    <w:p w14:paraId="46EE2AB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Mobile Number : +91-8940857202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39EA95D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783124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808080"/>
          <w:kern w:val="0"/>
          <w:sz w:val="21"/>
          <w:szCs w:val="21"/>
          <w:lang w:eastAsia="en-IN"/>
          <w14:ligatures w14:val="none"/>
        </w:rPr>
        <w:t>&gt;</w:t>
      </w:r>
    </w:p>
    <w:p w14:paraId="7A60F7F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F44747"/>
          <w:kern w:val="0"/>
          <w:sz w:val="21"/>
          <w:szCs w:val="21"/>
          <w:lang w:eastAsia="en-IN"/>
          <w14:ligatures w14:val="none"/>
        </w:rPr>
        <w:t>border</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"3"</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"border-collapse: collapse;"</w:t>
      </w:r>
      <w:r w:rsidRPr="005317EC">
        <w:rPr>
          <w:rFonts w:ascii="Consolas" w:eastAsia="Times New Roman" w:hAnsi="Consolas" w:cs="Times New Roman"/>
          <w:color w:val="808080"/>
          <w:kern w:val="0"/>
          <w:sz w:val="21"/>
          <w:szCs w:val="21"/>
          <w:lang w:eastAsia="en-IN"/>
          <w14:ligatures w14:val="none"/>
        </w:rPr>
        <w:t>&gt;</w:t>
      </w:r>
    </w:p>
    <w:p w14:paraId="7515DEB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630D71B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D12B1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46FCE0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rowspan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TIME TABLE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03EC75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373342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5A5395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SLOT-3</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7E96027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SLOT-4</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5BE9881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SLOT-5</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916B3B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SLOT-6</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66FA749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SLOT-7</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315876C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SLOT-8</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9D1EF5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SLOT-9</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75D87D4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SLOT-10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0D4BEDD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34F0C03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30A55F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E90E51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67B1363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8:50-9:40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47A934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9:40-10:30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3D720CA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10:30-10:40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5B5D0D8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10:40-11:30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BDDF01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11:30-12:20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2C5013E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12:20-1:10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7180FD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1:10-2:30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125325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2:30-3:20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5B089E5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3:20-4:10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74AEBFE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4:10-5:00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6F03D98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01BCF24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8A7465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54433CF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MONDAY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285F49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23MAT116 Discrete Mathematics_lab2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806300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lastRenderedPageBreak/>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rowspan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"5"</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"background-color: yellow; writing-mode: vertical-lr; text-align: center ; "</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short break</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06D8C8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23PHY115 Modern physics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5B601C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23CSE111Object </w:t>
      </w:r>
    </w:p>
    <w:p w14:paraId="326EC8C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Oriented Programming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F19099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5E9290A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7C368A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rowspan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"5"</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"background-color: yellow;writing-mode: vertical-lr; text-align: center;"</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lunch</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E9375C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A1B728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rowspan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"5"</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"background-color: yellow; writing-mode: vertical-lr; text-align: center;"</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short break</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A06315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0AA081B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Library/Sports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A9D4DE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FC1890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TUESDAY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EB1C42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23CSE113 User Interface Design LAB(BYOD)</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4BEEF5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3BF1FC3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23MAT117 Linear </w:t>
      </w:r>
    </w:p>
    <w:p w14:paraId="4D6652C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Algebra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98272F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23MAT116 Discrete </w:t>
      </w:r>
    </w:p>
    <w:p w14:paraId="4C820D7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Mathematics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44B082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COUNSELLING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red;"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COUNSELLING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3D84F1C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303B18F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library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639506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3FCEAB1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22ADM111 Glimpses of Glorious India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685FD6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580C4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05DCA76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D0E4A6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2848DED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WEDNESDAY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0E9958A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23PHY115 Modern </w:t>
      </w:r>
    </w:p>
    <w:p w14:paraId="2BEA351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Physics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3037EF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23CSE113 User Interface </w:t>
      </w:r>
    </w:p>
    <w:p w14:paraId="482A616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Design</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CE7BBE8" w14:textId="64D89A51"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0120870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23MAT117 Linear Algebra_LAB(BYOD)</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7E9DA6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COUNSELLING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red;"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COUNSELLING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16CBC1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0377E04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8E2A55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19ED7C8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46D022C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Library/Sports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9D352A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B15F3F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43DC9F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THRUSDAY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178C97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23CSE111Object </w:t>
      </w:r>
    </w:p>
    <w:p w14:paraId="31D4B1F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Oriented </w:t>
      </w:r>
    </w:p>
    <w:p w14:paraId="47BB45B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Programming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66F3FA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23MAT116 Discrete </w:t>
      </w:r>
    </w:p>
    <w:p w14:paraId="24EA856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Mathematics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40D554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lastRenderedPageBreak/>
        <w:t>                   </w:t>
      </w:r>
    </w:p>
    <w:p w14:paraId="1E8D64D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23CSE111Object Oriented Programming </w:t>
      </w:r>
    </w:p>
    <w:p w14:paraId="3162D3C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_Lab2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3763C8F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23MAT117 Linear </w:t>
      </w:r>
    </w:p>
    <w:p w14:paraId="0A22A59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Algebra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6E37929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64FF3A3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23MEE115 Manufacturing </w:t>
      </w:r>
    </w:p>
    <w:p w14:paraId="2E6932F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Practice LAB</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4D4DF3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4582E36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23MEE115 Manufacturing </w:t>
      </w:r>
    </w:p>
    <w:p w14:paraId="495B557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Practice LAB</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FE9942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EE5C70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10509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p>
    <w:p w14:paraId="6CF0D24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BEC4D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A91E24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59A312A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FRIDAY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00FDF2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23CSE111Object </w:t>
      </w:r>
    </w:p>
    <w:p w14:paraId="5BF1658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Oriented </w:t>
      </w:r>
    </w:p>
    <w:p w14:paraId="56D12EB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Programming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1F9ABD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23MAT116 Discrete </w:t>
      </w:r>
    </w:p>
    <w:p w14:paraId="5242725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Mathematics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A29F4A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69CBF6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23PHY115 Modern </w:t>
      </w:r>
    </w:p>
    <w:p w14:paraId="1668C15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Physics(T)</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BCE136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23CSE113 User </w:t>
      </w:r>
    </w:p>
    <w:p w14:paraId="3BCB265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Interface Design</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B8BB6B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23MAT117 Linear </w:t>
      </w:r>
    </w:p>
    <w:p w14:paraId="39ED912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Algebra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9E5623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FF515B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22ADM111Glimpses of </w:t>
      </w:r>
    </w:p>
    <w:p w14:paraId="1850045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Glorious India(P)</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0C39A8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7B0B2E5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colspan</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Library/Sports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6FD938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911664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2B8E841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56E6AC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802466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A52D00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br</w:t>
      </w:r>
      <w:r w:rsidRPr="005317EC">
        <w:rPr>
          <w:rFonts w:ascii="Consolas" w:eastAsia="Times New Roman" w:hAnsi="Consolas" w:cs="Times New Roman"/>
          <w:color w:val="808080"/>
          <w:kern w:val="0"/>
          <w:sz w:val="21"/>
          <w:szCs w:val="21"/>
          <w:lang w:eastAsia="en-IN"/>
          <w14:ligatures w14:val="none"/>
        </w:rPr>
        <w:t>&gt;</w:t>
      </w:r>
    </w:p>
    <w:p w14:paraId="76037FB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7F48AF1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22728E3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FC724C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808080"/>
          <w:kern w:val="0"/>
          <w:sz w:val="21"/>
          <w:szCs w:val="21"/>
          <w:lang w:eastAsia="en-IN"/>
          <w14:ligatures w14:val="none"/>
        </w:rPr>
        <w:t>&gt;</w:t>
      </w:r>
    </w:p>
    <w:p w14:paraId="35DBD59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br</w:t>
      </w:r>
      <w:r w:rsidRPr="005317EC">
        <w:rPr>
          <w:rFonts w:ascii="Consolas" w:eastAsia="Times New Roman" w:hAnsi="Consolas" w:cs="Times New Roman"/>
          <w:color w:val="808080"/>
          <w:kern w:val="0"/>
          <w:sz w:val="21"/>
          <w:szCs w:val="21"/>
          <w:lang w:eastAsia="en-IN"/>
          <w14:ligatures w14:val="none"/>
        </w:rPr>
        <w:t>&gt;</w:t>
      </w:r>
    </w:p>
    <w:p w14:paraId="4D9DEB2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5232B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F44747"/>
          <w:kern w:val="0"/>
          <w:sz w:val="21"/>
          <w:szCs w:val="21"/>
          <w:lang w:eastAsia="en-IN"/>
          <w14:ligatures w14:val="none"/>
        </w:rPr>
        <w:t>border</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"3"</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width</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"100%"</w:t>
      </w:r>
      <w:r w:rsidRPr="005317EC">
        <w:rPr>
          <w:rFonts w:ascii="Consolas" w:eastAsia="Times New Roman" w:hAnsi="Consolas" w:cs="Times New Roman"/>
          <w:color w:val="808080"/>
          <w:kern w:val="0"/>
          <w:sz w:val="21"/>
          <w:szCs w:val="21"/>
          <w:lang w:eastAsia="en-IN"/>
          <w14:ligatures w14:val="none"/>
        </w:rPr>
        <w:t>&gt;</w:t>
      </w:r>
    </w:p>
    <w:p w14:paraId="726FAB1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041FD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5646972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6D22A74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course code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6577903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lastRenderedPageBreak/>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course name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36E4E7A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L-T-P</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0697985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credits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00BBC43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faculty name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3E63CC9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assisting faculty</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th</w:t>
      </w:r>
      <w:r w:rsidRPr="005317EC">
        <w:rPr>
          <w:rFonts w:ascii="Consolas" w:eastAsia="Times New Roman" w:hAnsi="Consolas" w:cs="Times New Roman"/>
          <w:color w:val="808080"/>
          <w:kern w:val="0"/>
          <w:sz w:val="21"/>
          <w:szCs w:val="21"/>
          <w:lang w:eastAsia="en-IN"/>
          <w14:ligatures w14:val="none"/>
        </w:rPr>
        <w:t>&gt;</w:t>
      </w:r>
    </w:p>
    <w:p w14:paraId="15ADCAA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44344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1E961F7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04227B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4FA919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23MAT116</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BB110B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Discrete Mathematics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2DB658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3-0-2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5D1E6C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4</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08F71E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Dr.Srivivasa Rao Thota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A109BC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A360A3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33052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3E585CF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5EF430D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23MAT117</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903C87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Linear Algebra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12EFEF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3-0-2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2F8DD6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4</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05228F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Mr.Sapavat Bixapathi</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AFB20D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F281975" w14:textId="77777777" w:rsidR="005317EC" w:rsidRPr="005317EC" w:rsidRDefault="005317EC" w:rsidP="005317E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0657FE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0E95DC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3C0258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23CSE111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D6BFAA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Object Oriented Programmin</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27C310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3-0-2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172FC7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4</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34C505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Dr.SATYA RAJENDRA SINGH R</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1B34E7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Dr. Balaji TK</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6D6B0F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354F6C8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4303B33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23PHY115</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7FFE161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Modern Physics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w:t>
      </w:r>
    </w:p>
    <w:p w14:paraId="51A298D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2-1-0</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5CF6A1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3</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126E93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Dr.Soumya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CCD1D6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3ECA92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3922A06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0714C3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85B2E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23CSE113</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52DD28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User Interface Design</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9F1DB9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2-0-2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E81487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3</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0C570D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Dr.Rajkumar Batchu</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187CF9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Mr. Barge Bharadwaj</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234812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534B2A6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lastRenderedPageBreak/>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5A59F1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23MEE115</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DD4CC4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Manufacturing practice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7ADD65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0404C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0-0-3</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C37D28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493900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Dr. Sathies 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0C085AD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791DA33"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16CA62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02FE96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22ADM111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91A2BB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Glimpses Of Glorious India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7C0B41A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2-0-1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6E366F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CF2A2F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 xml:space="preserve"> Dr. Siva Panuganti</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3363D51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17F3E10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020B959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75A9F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p>
    <w:p w14:paraId="6A06AE8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1D62E95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769F203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1A50912"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Total (15L + 1Tut +12P =28  hrs)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359DED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15-1-12</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69C7B0A1"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21</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2CD0035B"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431D7EF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&gt;&lt;/</w:t>
      </w:r>
      <w:r w:rsidRPr="005317EC">
        <w:rPr>
          <w:rFonts w:ascii="Consolas" w:eastAsia="Times New Roman" w:hAnsi="Consolas" w:cs="Times New Roman"/>
          <w:color w:val="569CD6"/>
          <w:kern w:val="0"/>
          <w:sz w:val="21"/>
          <w:szCs w:val="21"/>
          <w:lang w:eastAsia="en-IN"/>
          <w14:ligatures w14:val="none"/>
        </w:rPr>
        <w:t>td</w:t>
      </w:r>
      <w:r w:rsidRPr="005317EC">
        <w:rPr>
          <w:rFonts w:ascii="Consolas" w:eastAsia="Times New Roman" w:hAnsi="Consolas" w:cs="Times New Roman"/>
          <w:color w:val="808080"/>
          <w:kern w:val="0"/>
          <w:sz w:val="21"/>
          <w:szCs w:val="21"/>
          <w:lang w:eastAsia="en-IN"/>
          <w14:ligatures w14:val="none"/>
        </w:rPr>
        <w:t>&gt;</w:t>
      </w:r>
    </w:p>
    <w:p w14:paraId="5D9DB44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tr</w:t>
      </w:r>
      <w:r w:rsidRPr="005317EC">
        <w:rPr>
          <w:rFonts w:ascii="Consolas" w:eastAsia="Times New Roman" w:hAnsi="Consolas" w:cs="Times New Roman"/>
          <w:color w:val="808080"/>
          <w:kern w:val="0"/>
          <w:sz w:val="21"/>
          <w:szCs w:val="21"/>
          <w:lang w:eastAsia="en-IN"/>
          <w14:ligatures w14:val="none"/>
        </w:rPr>
        <w:t>&gt;</w:t>
      </w:r>
    </w:p>
    <w:p w14:paraId="061B12F8"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B3668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table</w:t>
      </w:r>
      <w:r w:rsidRPr="005317EC">
        <w:rPr>
          <w:rFonts w:ascii="Consolas" w:eastAsia="Times New Roman" w:hAnsi="Consolas" w:cs="Times New Roman"/>
          <w:color w:val="808080"/>
          <w:kern w:val="0"/>
          <w:sz w:val="21"/>
          <w:szCs w:val="21"/>
          <w:lang w:eastAsia="en-IN"/>
          <w14:ligatures w14:val="none"/>
        </w:rPr>
        <w:t>&gt;</w:t>
      </w:r>
    </w:p>
    <w:p w14:paraId="1870DF8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3BDE0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h1</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"text-align: center;"</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Syllabus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h1</w:t>
      </w:r>
      <w:r w:rsidRPr="005317EC">
        <w:rPr>
          <w:rFonts w:ascii="Consolas" w:eastAsia="Times New Roman" w:hAnsi="Consolas" w:cs="Times New Roman"/>
          <w:color w:val="808080"/>
          <w:kern w:val="0"/>
          <w:sz w:val="21"/>
          <w:szCs w:val="21"/>
          <w:lang w:eastAsia="en-IN"/>
          <w14:ligatures w14:val="none"/>
        </w:rPr>
        <w:t>&gt;</w:t>
      </w:r>
    </w:p>
    <w:p w14:paraId="3CC1EE9D"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Discrete mathematics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76EBD3B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22.23.39.jpeg"</w:t>
      </w:r>
      <w:r w:rsidRPr="005317EC">
        <w:rPr>
          <w:rFonts w:ascii="Consolas" w:eastAsia="Times New Roman" w:hAnsi="Consolas" w:cs="Times New Roman"/>
          <w:color w:val="808080"/>
          <w:kern w:val="0"/>
          <w:sz w:val="21"/>
          <w:szCs w:val="21"/>
          <w:lang w:eastAsia="en-IN"/>
          <w14:ligatures w14:val="none"/>
        </w:rPr>
        <w:t>&gt;</w:t>
      </w:r>
    </w:p>
    <w:p w14:paraId="5026667A"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Linear Algebra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6C364357"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22.23.42 (1).jpeg"</w:t>
      </w:r>
      <w:r w:rsidRPr="005317EC">
        <w:rPr>
          <w:rFonts w:ascii="Consolas" w:eastAsia="Times New Roman" w:hAnsi="Consolas" w:cs="Times New Roman"/>
          <w:color w:val="808080"/>
          <w:kern w:val="0"/>
          <w:sz w:val="21"/>
          <w:szCs w:val="21"/>
          <w:lang w:eastAsia="en-IN"/>
          <w14:ligatures w14:val="none"/>
        </w:rPr>
        <w:t>&gt;</w:t>
      </w:r>
    </w:p>
    <w:p w14:paraId="78C2457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User interface design</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4FEF863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22.23.39 (1).jpeg"</w:t>
      </w:r>
      <w:r w:rsidRPr="005317EC">
        <w:rPr>
          <w:rFonts w:ascii="Consolas" w:eastAsia="Times New Roman" w:hAnsi="Consolas" w:cs="Times New Roman"/>
          <w:color w:val="808080"/>
          <w:kern w:val="0"/>
          <w:sz w:val="21"/>
          <w:szCs w:val="21"/>
          <w:lang w:eastAsia="en-IN"/>
          <w14:ligatures w14:val="none"/>
        </w:rPr>
        <w:t>&gt;</w:t>
      </w:r>
    </w:p>
    <w:p w14:paraId="32FD2820"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Manufacturing practice</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34F93149"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22.23.40.jpeg"</w:t>
      </w:r>
      <w:r w:rsidRPr="005317EC">
        <w:rPr>
          <w:rFonts w:ascii="Consolas" w:eastAsia="Times New Roman" w:hAnsi="Consolas" w:cs="Times New Roman"/>
          <w:color w:val="808080"/>
          <w:kern w:val="0"/>
          <w:sz w:val="21"/>
          <w:szCs w:val="21"/>
          <w:lang w:eastAsia="en-IN"/>
          <w14:ligatures w14:val="none"/>
        </w:rPr>
        <w:t>&gt;</w:t>
      </w:r>
    </w:p>
    <w:p w14:paraId="56E4994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Object oriented programming</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1ADA32B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22.23.40 (1).jpeg"</w:t>
      </w:r>
      <w:r w:rsidRPr="005317EC">
        <w:rPr>
          <w:rFonts w:ascii="Consolas" w:eastAsia="Times New Roman" w:hAnsi="Consolas" w:cs="Times New Roman"/>
          <w:color w:val="808080"/>
          <w:kern w:val="0"/>
          <w:sz w:val="21"/>
          <w:szCs w:val="21"/>
          <w:lang w:eastAsia="en-IN"/>
          <w14:ligatures w14:val="none"/>
        </w:rPr>
        <w:t>&gt;</w:t>
      </w:r>
    </w:p>
    <w:p w14:paraId="3FD91144"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Modren Physics</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057835AC"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"c:\Users\nspra\Downloads\modern.png"</w:t>
      </w:r>
      <w:r w:rsidRPr="005317EC">
        <w:rPr>
          <w:rFonts w:ascii="Consolas" w:eastAsia="Times New Roman" w:hAnsi="Consolas" w:cs="Times New Roman"/>
          <w:color w:val="808080"/>
          <w:kern w:val="0"/>
          <w:sz w:val="21"/>
          <w:szCs w:val="21"/>
          <w:lang w:eastAsia="en-IN"/>
          <w14:ligatures w14:val="none"/>
        </w:rPr>
        <w:t>&gt;</w:t>
      </w:r>
    </w:p>
    <w:p w14:paraId="6FAFC466"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style</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"color: rgb(0, 0, 0);"</w:t>
      </w:r>
      <w:r w:rsidRPr="005317EC">
        <w:rPr>
          <w:rFonts w:ascii="Consolas" w:eastAsia="Times New Roman" w:hAnsi="Consolas" w:cs="Times New Roman"/>
          <w:color w:val="808080"/>
          <w:kern w:val="0"/>
          <w:sz w:val="21"/>
          <w:szCs w:val="21"/>
          <w:lang w:eastAsia="en-IN"/>
          <w14:ligatures w14:val="none"/>
        </w:rPr>
        <w:t>&gt;</w:t>
      </w:r>
      <w:r w:rsidRPr="005317EC">
        <w:rPr>
          <w:rFonts w:ascii="Consolas" w:eastAsia="Times New Roman" w:hAnsi="Consolas" w:cs="Times New Roman"/>
          <w:color w:val="CCCCCC"/>
          <w:kern w:val="0"/>
          <w:sz w:val="21"/>
          <w:szCs w:val="21"/>
          <w:lang w:eastAsia="en-IN"/>
          <w14:ligatures w14:val="none"/>
        </w:rPr>
        <w:t>Glimpses of glorious india</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h2</w:t>
      </w:r>
      <w:r w:rsidRPr="005317EC">
        <w:rPr>
          <w:rFonts w:ascii="Consolas" w:eastAsia="Times New Roman" w:hAnsi="Consolas" w:cs="Times New Roman"/>
          <w:color w:val="808080"/>
          <w:kern w:val="0"/>
          <w:sz w:val="21"/>
          <w:szCs w:val="21"/>
          <w:lang w:eastAsia="en-IN"/>
          <w14:ligatures w14:val="none"/>
        </w:rPr>
        <w:t>&gt;</w:t>
      </w:r>
    </w:p>
    <w:p w14:paraId="450E70BE"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808080"/>
          <w:kern w:val="0"/>
          <w:sz w:val="21"/>
          <w:szCs w:val="21"/>
          <w:lang w:eastAsia="en-IN"/>
          <w14:ligatures w14:val="none"/>
        </w:rPr>
        <w:t>&lt;</w:t>
      </w:r>
      <w:r w:rsidRPr="005317EC">
        <w:rPr>
          <w:rFonts w:ascii="Consolas" w:eastAsia="Times New Roman" w:hAnsi="Consolas" w:cs="Times New Roman"/>
          <w:color w:val="569CD6"/>
          <w:kern w:val="0"/>
          <w:sz w:val="21"/>
          <w:szCs w:val="21"/>
          <w:lang w:eastAsia="en-IN"/>
          <w14:ligatures w14:val="none"/>
        </w:rPr>
        <w:t>img</w:t>
      </w:r>
      <w:r w:rsidRPr="005317EC">
        <w:rPr>
          <w:rFonts w:ascii="Consolas" w:eastAsia="Times New Roman" w:hAnsi="Consolas" w:cs="Times New Roman"/>
          <w:color w:val="CCCCCC"/>
          <w:kern w:val="0"/>
          <w:sz w:val="21"/>
          <w:szCs w:val="21"/>
          <w:lang w:eastAsia="en-IN"/>
          <w14:ligatures w14:val="none"/>
        </w:rPr>
        <w:t xml:space="preserve"> </w:t>
      </w:r>
      <w:r w:rsidRPr="005317EC">
        <w:rPr>
          <w:rFonts w:ascii="Consolas" w:eastAsia="Times New Roman" w:hAnsi="Consolas" w:cs="Times New Roman"/>
          <w:color w:val="9CDCFE"/>
          <w:kern w:val="0"/>
          <w:sz w:val="21"/>
          <w:szCs w:val="21"/>
          <w:lang w:eastAsia="en-IN"/>
          <w14:ligatures w14:val="none"/>
        </w:rPr>
        <w:t>src</w:t>
      </w:r>
      <w:r w:rsidRPr="005317EC">
        <w:rPr>
          <w:rFonts w:ascii="Consolas" w:eastAsia="Times New Roman" w:hAnsi="Consolas" w:cs="Times New Roman"/>
          <w:color w:val="CCCCCC"/>
          <w:kern w:val="0"/>
          <w:sz w:val="21"/>
          <w:szCs w:val="21"/>
          <w:lang w:eastAsia="en-IN"/>
          <w14:ligatures w14:val="none"/>
        </w:rPr>
        <w:t>=</w:t>
      </w:r>
      <w:r w:rsidRPr="005317EC">
        <w:rPr>
          <w:rFonts w:ascii="Consolas" w:eastAsia="Times New Roman" w:hAnsi="Consolas" w:cs="Times New Roman"/>
          <w:color w:val="CE9178"/>
          <w:kern w:val="0"/>
          <w:sz w:val="21"/>
          <w:szCs w:val="21"/>
          <w:lang w:eastAsia="en-IN"/>
          <w14:ligatures w14:val="none"/>
        </w:rPr>
        <w:t>"c:\Users\nspra\OneDrive\Pictures\WhatsApp Image 2026-02-12 at 22.23.42.jpeg"</w:t>
      </w:r>
      <w:r w:rsidRPr="005317EC">
        <w:rPr>
          <w:rFonts w:ascii="Consolas" w:eastAsia="Times New Roman" w:hAnsi="Consolas" w:cs="Times New Roman"/>
          <w:color w:val="808080"/>
          <w:kern w:val="0"/>
          <w:sz w:val="21"/>
          <w:szCs w:val="21"/>
          <w:lang w:eastAsia="en-IN"/>
          <w14:ligatures w14:val="none"/>
        </w:rPr>
        <w:t>&gt;</w:t>
      </w:r>
    </w:p>
    <w:p w14:paraId="5608143F"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317EC">
        <w:rPr>
          <w:rFonts w:ascii="Consolas" w:eastAsia="Times New Roman" w:hAnsi="Consolas" w:cs="Times New Roman"/>
          <w:color w:val="808080"/>
          <w:kern w:val="0"/>
          <w:sz w:val="21"/>
          <w:szCs w:val="21"/>
          <w:lang w:eastAsia="en-IN"/>
          <w14:ligatures w14:val="none"/>
        </w:rPr>
        <w:lastRenderedPageBreak/>
        <w:t>&lt;/</w:t>
      </w:r>
      <w:r w:rsidRPr="005317EC">
        <w:rPr>
          <w:rFonts w:ascii="Consolas" w:eastAsia="Times New Roman" w:hAnsi="Consolas" w:cs="Times New Roman"/>
          <w:color w:val="569CD6"/>
          <w:kern w:val="0"/>
          <w:sz w:val="21"/>
          <w:szCs w:val="21"/>
          <w:lang w:eastAsia="en-IN"/>
          <w14:ligatures w14:val="none"/>
        </w:rPr>
        <w:t>html</w:t>
      </w:r>
      <w:r w:rsidRPr="005317EC">
        <w:rPr>
          <w:rFonts w:ascii="Consolas" w:eastAsia="Times New Roman" w:hAnsi="Consolas" w:cs="Times New Roman"/>
          <w:color w:val="808080"/>
          <w:kern w:val="0"/>
          <w:sz w:val="21"/>
          <w:szCs w:val="21"/>
          <w:lang w:eastAsia="en-IN"/>
          <w14:ligatures w14:val="none"/>
        </w:rPr>
        <w:t>&gt;</w:t>
      </w:r>
    </w:p>
    <w:p w14:paraId="0EFD8BF5" w14:textId="77777777" w:rsidR="005317EC" w:rsidRPr="005317EC" w:rsidRDefault="005317EC" w:rsidP="005317E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AFDB24" w14:textId="77777777" w:rsidR="00342B3B" w:rsidRDefault="00342B3B" w:rsidP="00342B3B">
      <w:pPr>
        <w:tabs>
          <w:tab w:val="left" w:pos="1068"/>
        </w:tabs>
        <w:rPr>
          <w:rFonts w:ascii="Aptos" w:hAnsi="Aptos"/>
          <w:sz w:val="48"/>
          <w:szCs w:val="48"/>
        </w:rPr>
      </w:pPr>
    </w:p>
    <w:p w14:paraId="671AD500" w14:textId="2E9B2074" w:rsidR="005317EC" w:rsidRDefault="005317EC" w:rsidP="00342B3B">
      <w:pPr>
        <w:tabs>
          <w:tab w:val="left" w:pos="1068"/>
        </w:tabs>
        <w:rPr>
          <w:rFonts w:ascii="Aptos" w:hAnsi="Aptos"/>
          <w:sz w:val="48"/>
          <w:szCs w:val="48"/>
        </w:rPr>
      </w:pPr>
      <w:r>
        <w:rPr>
          <w:rFonts w:ascii="Aptos" w:hAnsi="Aptos"/>
          <w:sz w:val="48"/>
          <w:szCs w:val="48"/>
        </w:rPr>
        <w:t>OUTPUT:</w:t>
      </w:r>
    </w:p>
    <w:p w14:paraId="483C2996" w14:textId="77777777" w:rsidR="000B15A5" w:rsidRDefault="00F67457" w:rsidP="00342B3B">
      <w:pPr>
        <w:tabs>
          <w:tab w:val="left" w:pos="1068"/>
        </w:tabs>
        <w:rPr>
          <w:rFonts w:ascii="Aptos" w:hAnsi="Aptos"/>
          <w:sz w:val="48"/>
          <w:szCs w:val="48"/>
        </w:rPr>
      </w:pPr>
      <w:r w:rsidRPr="00B5506B">
        <w:rPr>
          <w:rFonts w:ascii="Aptos" w:hAnsi="Aptos"/>
          <w:noProof/>
          <w:sz w:val="48"/>
          <w:szCs w:val="48"/>
        </w:rPr>
        <w:drawing>
          <wp:inline distT="0" distB="0" distL="0" distR="0" wp14:anchorId="6D7D2959" wp14:editId="201C2C55">
            <wp:extent cx="6645910" cy="3097530"/>
            <wp:effectExtent l="0" t="0" r="2540" b="7620"/>
            <wp:docPr id="13517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2949" name=""/>
                    <pic:cNvPicPr/>
                  </pic:nvPicPr>
                  <pic:blipFill>
                    <a:blip r:embed="rId22"/>
                    <a:stretch>
                      <a:fillRect/>
                    </a:stretch>
                  </pic:blipFill>
                  <pic:spPr>
                    <a:xfrm>
                      <a:off x="0" y="0"/>
                      <a:ext cx="6645910" cy="3097530"/>
                    </a:xfrm>
                    <a:prstGeom prst="rect">
                      <a:avLst/>
                    </a:prstGeom>
                  </pic:spPr>
                </pic:pic>
              </a:graphicData>
            </a:graphic>
          </wp:inline>
        </w:drawing>
      </w:r>
    </w:p>
    <w:p w14:paraId="70535E3E" w14:textId="7F24F79C" w:rsidR="005317EC" w:rsidRDefault="00F67457" w:rsidP="00342B3B">
      <w:pPr>
        <w:tabs>
          <w:tab w:val="left" w:pos="1068"/>
        </w:tabs>
        <w:rPr>
          <w:rFonts w:ascii="Aptos" w:hAnsi="Aptos"/>
          <w:sz w:val="48"/>
          <w:szCs w:val="48"/>
        </w:rPr>
      </w:pPr>
      <w:r w:rsidRPr="00F67457">
        <w:rPr>
          <w:rFonts w:ascii="Aptos" w:hAnsi="Aptos"/>
          <w:noProof/>
          <w:sz w:val="48"/>
          <w:szCs w:val="48"/>
        </w:rPr>
        <w:lastRenderedPageBreak/>
        <w:drawing>
          <wp:inline distT="0" distB="0" distL="0" distR="0" wp14:anchorId="49DD452B" wp14:editId="52B41B03">
            <wp:extent cx="5998210" cy="5895623"/>
            <wp:effectExtent l="0" t="0" r="2540" b="0"/>
            <wp:docPr id="18468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9038" name=""/>
                    <pic:cNvPicPr/>
                  </pic:nvPicPr>
                  <pic:blipFill>
                    <a:blip r:embed="rId23"/>
                    <a:stretch>
                      <a:fillRect/>
                    </a:stretch>
                  </pic:blipFill>
                  <pic:spPr>
                    <a:xfrm>
                      <a:off x="0" y="0"/>
                      <a:ext cx="5998210" cy="5895623"/>
                    </a:xfrm>
                    <a:prstGeom prst="rect">
                      <a:avLst/>
                    </a:prstGeom>
                  </pic:spPr>
                </pic:pic>
              </a:graphicData>
            </a:graphic>
          </wp:inline>
        </w:drawing>
      </w:r>
    </w:p>
    <w:p w14:paraId="6E16417B" w14:textId="3A10B039" w:rsidR="000B15A5" w:rsidRDefault="000B15A5" w:rsidP="00342B3B">
      <w:pPr>
        <w:tabs>
          <w:tab w:val="left" w:pos="1068"/>
        </w:tabs>
        <w:rPr>
          <w:rFonts w:ascii="Aptos" w:hAnsi="Aptos"/>
          <w:sz w:val="48"/>
          <w:szCs w:val="48"/>
        </w:rPr>
      </w:pPr>
      <w:r w:rsidRPr="000B15A5">
        <w:rPr>
          <w:rFonts w:ascii="Aptos" w:hAnsi="Aptos"/>
          <w:noProof/>
          <w:sz w:val="48"/>
          <w:szCs w:val="48"/>
        </w:rPr>
        <w:lastRenderedPageBreak/>
        <w:drawing>
          <wp:inline distT="0" distB="0" distL="0" distR="0" wp14:anchorId="2D4546FC" wp14:editId="037CBC8D">
            <wp:extent cx="6645910" cy="5878830"/>
            <wp:effectExtent l="0" t="0" r="2540" b="7620"/>
            <wp:docPr id="9440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8895" name=""/>
                    <pic:cNvPicPr/>
                  </pic:nvPicPr>
                  <pic:blipFill>
                    <a:blip r:embed="rId24"/>
                    <a:stretch>
                      <a:fillRect/>
                    </a:stretch>
                  </pic:blipFill>
                  <pic:spPr>
                    <a:xfrm>
                      <a:off x="0" y="0"/>
                      <a:ext cx="6645910" cy="5878830"/>
                    </a:xfrm>
                    <a:prstGeom prst="rect">
                      <a:avLst/>
                    </a:prstGeom>
                  </pic:spPr>
                </pic:pic>
              </a:graphicData>
            </a:graphic>
          </wp:inline>
        </w:drawing>
      </w:r>
    </w:p>
    <w:p w14:paraId="7FE21771" w14:textId="77777777" w:rsidR="00C92FAC" w:rsidRDefault="00C92FAC" w:rsidP="00342B3B">
      <w:pPr>
        <w:tabs>
          <w:tab w:val="left" w:pos="1068"/>
        </w:tabs>
        <w:rPr>
          <w:rFonts w:ascii="Aptos" w:hAnsi="Aptos"/>
          <w:sz w:val="48"/>
          <w:szCs w:val="48"/>
        </w:rPr>
      </w:pPr>
    </w:p>
    <w:p w14:paraId="619960AC" w14:textId="52B112C4" w:rsidR="00C92FAC" w:rsidRDefault="00C92FAC" w:rsidP="00342B3B">
      <w:pPr>
        <w:tabs>
          <w:tab w:val="left" w:pos="1068"/>
        </w:tabs>
        <w:rPr>
          <w:rFonts w:ascii="Aptos" w:hAnsi="Aptos"/>
          <w:sz w:val="48"/>
          <w:szCs w:val="48"/>
        </w:rPr>
      </w:pPr>
      <w:r w:rsidRPr="00C92FAC">
        <w:rPr>
          <w:rFonts w:ascii="Aptos" w:hAnsi="Aptos"/>
          <w:noProof/>
          <w:sz w:val="48"/>
          <w:szCs w:val="48"/>
        </w:rPr>
        <w:lastRenderedPageBreak/>
        <w:drawing>
          <wp:inline distT="0" distB="0" distL="0" distR="0" wp14:anchorId="6E29C523" wp14:editId="53894BB7">
            <wp:extent cx="6645910" cy="8393430"/>
            <wp:effectExtent l="0" t="0" r="2540" b="7620"/>
            <wp:docPr id="9083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598" name=""/>
                    <pic:cNvPicPr/>
                  </pic:nvPicPr>
                  <pic:blipFill>
                    <a:blip r:embed="rId25"/>
                    <a:stretch>
                      <a:fillRect/>
                    </a:stretch>
                  </pic:blipFill>
                  <pic:spPr>
                    <a:xfrm>
                      <a:off x="0" y="0"/>
                      <a:ext cx="6645910" cy="8393430"/>
                    </a:xfrm>
                    <a:prstGeom prst="rect">
                      <a:avLst/>
                    </a:prstGeom>
                  </pic:spPr>
                </pic:pic>
              </a:graphicData>
            </a:graphic>
          </wp:inline>
        </w:drawing>
      </w:r>
    </w:p>
    <w:p w14:paraId="5C29A25F" w14:textId="77777777" w:rsidR="00C92FAC" w:rsidRDefault="00C92FAC" w:rsidP="00342B3B">
      <w:pPr>
        <w:tabs>
          <w:tab w:val="left" w:pos="1068"/>
        </w:tabs>
        <w:rPr>
          <w:rFonts w:ascii="Aptos" w:hAnsi="Aptos"/>
          <w:sz w:val="48"/>
          <w:szCs w:val="48"/>
        </w:rPr>
      </w:pPr>
    </w:p>
    <w:p w14:paraId="2A88CFC7"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lastRenderedPageBreak/>
        <w:t>Explanation:</w:t>
      </w:r>
    </w:p>
    <w:p w14:paraId="5D97C0B6"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1. &lt;table&gt; = the &lt;table&gt; tag is used to arrange data into rows and columns.</w:t>
      </w:r>
    </w:p>
    <w:p w14:paraId="21C8ED09"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2. &lt;tr&gt; = Creates a horizontal row.</w:t>
      </w:r>
    </w:p>
    <w:p w14:paraId="343A2512"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3. &lt;th&gt; = Defines a header cell (usually bold and centred by default).</w:t>
      </w:r>
    </w:p>
    <w:p w14:paraId="35AD0339"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4. &lt;td&gt; = the &lt;td&gt; tag stands for table Data.</w:t>
      </w:r>
    </w:p>
    <w:p w14:paraId="496179D3"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5. &lt;b&gt; = Used for bold text.</w:t>
      </w:r>
    </w:p>
    <w:p w14:paraId="3B8B5E82" w14:textId="77777777" w:rsidR="00A117DB" w:rsidRPr="00A117DB" w:rsidRDefault="00A117DB" w:rsidP="00A117DB">
      <w:pPr>
        <w:tabs>
          <w:tab w:val="left" w:pos="1068"/>
        </w:tabs>
        <w:rPr>
          <w:rFonts w:ascii="Aptos" w:hAnsi="Aptos"/>
          <w:sz w:val="48"/>
          <w:szCs w:val="48"/>
        </w:rPr>
      </w:pPr>
      <w:r w:rsidRPr="00A117DB">
        <w:rPr>
          <w:rFonts w:ascii="Aptos" w:hAnsi="Aptos"/>
          <w:sz w:val="48"/>
          <w:szCs w:val="48"/>
        </w:rPr>
        <w:t>6. colspan attribute = It is used to merge multiple columns across horizontally.</w:t>
      </w:r>
    </w:p>
    <w:p w14:paraId="6E85FCB2" w14:textId="6CB5664F" w:rsidR="00C92FAC" w:rsidRDefault="00A117DB" w:rsidP="00A117DB">
      <w:pPr>
        <w:tabs>
          <w:tab w:val="left" w:pos="1068"/>
        </w:tabs>
        <w:rPr>
          <w:rFonts w:ascii="Aptos" w:hAnsi="Aptos"/>
          <w:sz w:val="48"/>
          <w:szCs w:val="48"/>
        </w:rPr>
      </w:pPr>
      <w:r w:rsidRPr="00A117DB">
        <w:rPr>
          <w:rFonts w:ascii="Aptos" w:hAnsi="Aptos"/>
          <w:sz w:val="48"/>
          <w:szCs w:val="48"/>
        </w:rPr>
        <w:t>7. rowspan attribute = It is used to merge multiple rows across vertically.</w:t>
      </w:r>
    </w:p>
    <w:p w14:paraId="0D9E8507" w14:textId="77777777" w:rsidR="00C92FAC" w:rsidRDefault="00C92FAC" w:rsidP="00342B3B">
      <w:pPr>
        <w:tabs>
          <w:tab w:val="left" w:pos="1068"/>
        </w:tabs>
        <w:rPr>
          <w:rFonts w:ascii="Aptos" w:hAnsi="Aptos"/>
          <w:sz w:val="48"/>
          <w:szCs w:val="48"/>
        </w:rPr>
      </w:pPr>
    </w:p>
    <w:p w14:paraId="70A9422A" w14:textId="77777777" w:rsidR="00C92FAC" w:rsidRDefault="00C92FAC" w:rsidP="00342B3B">
      <w:pPr>
        <w:tabs>
          <w:tab w:val="left" w:pos="1068"/>
        </w:tabs>
        <w:rPr>
          <w:rFonts w:ascii="Aptos" w:hAnsi="Aptos"/>
          <w:sz w:val="48"/>
          <w:szCs w:val="48"/>
        </w:rPr>
      </w:pPr>
    </w:p>
    <w:p w14:paraId="73CB151A" w14:textId="77777777" w:rsidR="00C92FAC" w:rsidRDefault="00C92FAC" w:rsidP="00342B3B">
      <w:pPr>
        <w:tabs>
          <w:tab w:val="left" w:pos="1068"/>
        </w:tabs>
        <w:rPr>
          <w:rFonts w:ascii="Aptos" w:hAnsi="Aptos"/>
          <w:sz w:val="48"/>
          <w:szCs w:val="48"/>
        </w:rPr>
      </w:pPr>
    </w:p>
    <w:p w14:paraId="73869F4B" w14:textId="77777777" w:rsidR="00C92FAC" w:rsidRDefault="00C92FAC" w:rsidP="00342B3B">
      <w:pPr>
        <w:tabs>
          <w:tab w:val="left" w:pos="1068"/>
        </w:tabs>
        <w:rPr>
          <w:rFonts w:ascii="Aptos" w:hAnsi="Aptos"/>
          <w:sz w:val="48"/>
          <w:szCs w:val="48"/>
        </w:rPr>
      </w:pPr>
    </w:p>
    <w:p w14:paraId="40B1DFE8" w14:textId="77777777" w:rsidR="00C92FAC" w:rsidRDefault="00C92FAC" w:rsidP="00342B3B">
      <w:pPr>
        <w:tabs>
          <w:tab w:val="left" w:pos="1068"/>
        </w:tabs>
        <w:rPr>
          <w:rFonts w:ascii="Aptos" w:hAnsi="Aptos"/>
          <w:sz w:val="48"/>
          <w:szCs w:val="48"/>
        </w:rPr>
      </w:pPr>
    </w:p>
    <w:p w14:paraId="0BE90AC1" w14:textId="77777777" w:rsidR="00C92FAC" w:rsidRDefault="00C92FAC" w:rsidP="00342B3B">
      <w:pPr>
        <w:tabs>
          <w:tab w:val="left" w:pos="1068"/>
        </w:tabs>
        <w:rPr>
          <w:rFonts w:ascii="Aptos" w:hAnsi="Aptos"/>
          <w:sz w:val="48"/>
          <w:szCs w:val="48"/>
        </w:rPr>
      </w:pPr>
    </w:p>
    <w:p w14:paraId="054AEE99" w14:textId="2EE57B45" w:rsidR="00C92FAC" w:rsidRDefault="00A117DB" w:rsidP="00342B3B">
      <w:pPr>
        <w:tabs>
          <w:tab w:val="left" w:pos="1068"/>
        </w:tabs>
        <w:rPr>
          <w:rFonts w:ascii="Aptos" w:hAnsi="Aptos"/>
          <w:sz w:val="48"/>
          <w:szCs w:val="48"/>
        </w:rPr>
      </w:pPr>
      <w:r>
        <w:rPr>
          <w:rFonts w:ascii="Aptos" w:hAnsi="Aptos"/>
          <w:sz w:val="48"/>
          <w:szCs w:val="48"/>
        </w:rPr>
        <w:lastRenderedPageBreak/>
        <w:t xml:space="preserve">                                        WEEK-4</w:t>
      </w:r>
    </w:p>
    <w:p w14:paraId="4605D024" w14:textId="61C32868" w:rsidR="00BA1641" w:rsidRDefault="001D710D" w:rsidP="00342B3B">
      <w:pPr>
        <w:tabs>
          <w:tab w:val="left" w:pos="1068"/>
        </w:tabs>
        <w:rPr>
          <w:rFonts w:ascii="Aptos" w:hAnsi="Aptos"/>
          <w:sz w:val="48"/>
          <w:szCs w:val="48"/>
        </w:rPr>
      </w:pPr>
      <w:r>
        <w:rPr>
          <w:rFonts w:ascii="Aptos" w:hAnsi="Aptos"/>
          <w:sz w:val="48"/>
          <w:szCs w:val="48"/>
        </w:rPr>
        <w:t>AIM</w:t>
      </w:r>
      <w:r w:rsidR="00137EC9">
        <w:rPr>
          <w:rFonts w:ascii="Aptos" w:hAnsi="Aptos"/>
          <w:sz w:val="48"/>
          <w:szCs w:val="48"/>
        </w:rPr>
        <w:t xml:space="preserve">  :</w:t>
      </w:r>
      <w:r w:rsidR="00BA1641" w:rsidRPr="00BA1641">
        <w:rPr>
          <w:rFonts w:ascii="Aptos" w:hAnsi="Aptos"/>
          <w:sz w:val="48"/>
          <w:szCs w:val="48"/>
        </w:rPr>
        <w:t xml:space="preserve"> Creating a collage registration form using HTML.</w:t>
      </w:r>
    </w:p>
    <w:p w14:paraId="5CE8F298" w14:textId="108D256D" w:rsidR="00137EC9" w:rsidRDefault="00137EC9" w:rsidP="00342B3B">
      <w:pPr>
        <w:tabs>
          <w:tab w:val="left" w:pos="1068"/>
        </w:tabs>
        <w:rPr>
          <w:rFonts w:ascii="Aptos" w:hAnsi="Aptos"/>
          <w:sz w:val="48"/>
          <w:szCs w:val="48"/>
        </w:rPr>
      </w:pPr>
      <w:r>
        <w:rPr>
          <w:rFonts w:ascii="Aptos" w:hAnsi="Aptos"/>
          <w:sz w:val="48"/>
          <w:szCs w:val="48"/>
        </w:rPr>
        <w:t>CODE :</w:t>
      </w:r>
    </w:p>
    <w:p w14:paraId="3EAEC8A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DOCTYPE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html</w:t>
      </w:r>
      <w:r w:rsidRPr="00352C6B">
        <w:rPr>
          <w:rFonts w:ascii="Consolas" w:eastAsia="Times New Roman" w:hAnsi="Consolas" w:cs="Times New Roman"/>
          <w:color w:val="808080"/>
          <w:kern w:val="0"/>
          <w:sz w:val="21"/>
          <w:szCs w:val="21"/>
          <w:lang w:eastAsia="en-IN"/>
          <w14:ligatures w14:val="none"/>
        </w:rPr>
        <w:t>&gt;</w:t>
      </w:r>
    </w:p>
    <w:p w14:paraId="5254C77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html</w:t>
      </w:r>
      <w:r w:rsidRPr="00352C6B">
        <w:rPr>
          <w:rFonts w:ascii="Consolas" w:eastAsia="Times New Roman" w:hAnsi="Consolas" w:cs="Times New Roman"/>
          <w:color w:val="808080"/>
          <w:kern w:val="0"/>
          <w:sz w:val="21"/>
          <w:szCs w:val="21"/>
          <w:lang w:eastAsia="en-IN"/>
          <w14:ligatures w14:val="none"/>
        </w:rPr>
        <w:t>&gt;</w:t>
      </w:r>
    </w:p>
    <w:p w14:paraId="1974484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body</w:t>
      </w:r>
      <w:r w:rsidRPr="00352C6B">
        <w:rPr>
          <w:rFonts w:ascii="Consolas" w:eastAsia="Times New Roman" w:hAnsi="Consolas" w:cs="Times New Roman"/>
          <w:color w:val="808080"/>
          <w:kern w:val="0"/>
          <w:sz w:val="21"/>
          <w:szCs w:val="21"/>
          <w:lang w:eastAsia="en-IN"/>
          <w14:ligatures w14:val="none"/>
        </w:rPr>
        <w:t>&gt;</w:t>
      </w:r>
    </w:p>
    <w:p w14:paraId="1D05291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F44747"/>
          <w:kern w:val="0"/>
          <w:sz w:val="21"/>
          <w:szCs w:val="21"/>
          <w:lang w:eastAsia="en-IN"/>
          <w14:ligatures w14:val="none"/>
        </w:rPr>
        <w:t>center</w:t>
      </w:r>
      <w:r w:rsidRPr="00352C6B">
        <w:rPr>
          <w:rFonts w:ascii="Consolas" w:eastAsia="Times New Roman" w:hAnsi="Consolas" w:cs="Times New Roman"/>
          <w:color w:val="808080"/>
          <w:kern w:val="0"/>
          <w:sz w:val="21"/>
          <w:szCs w:val="21"/>
          <w:lang w:eastAsia="en-IN"/>
          <w14:ligatures w14:val="none"/>
        </w:rPr>
        <w:t>&gt;</w:t>
      </w:r>
    </w:p>
    <w:p w14:paraId="6A06A07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h1</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F44747"/>
          <w:kern w:val="0"/>
          <w:sz w:val="21"/>
          <w:szCs w:val="21"/>
          <w:lang w:eastAsia="en-IN"/>
          <w14:ligatures w14:val="none"/>
        </w:rPr>
        <w:t>align</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"center"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College Admission Registration</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h1</w:t>
      </w:r>
      <w:r w:rsidRPr="00352C6B">
        <w:rPr>
          <w:rFonts w:ascii="Consolas" w:eastAsia="Times New Roman" w:hAnsi="Consolas" w:cs="Times New Roman"/>
          <w:color w:val="808080"/>
          <w:kern w:val="0"/>
          <w:sz w:val="21"/>
          <w:szCs w:val="21"/>
          <w:lang w:eastAsia="en-IN"/>
          <w14:ligatures w14:val="none"/>
        </w:rPr>
        <w:t>&gt;</w:t>
      </w:r>
    </w:p>
    <w:p w14:paraId="1B46BCC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form</w:t>
      </w:r>
      <w:r w:rsidRPr="00352C6B">
        <w:rPr>
          <w:rFonts w:ascii="Consolas" w:eastAsia="Times New Roman" w:hAnsi="Consolas" w:cs="Times New Roman"/>
          <w:color w:val="808080"/>
          <w:kern w:val="0"/>
          <w:sz w:val="21"/>
          <w:szCs w:val="21"/>
          <w:lang w:eastAsia="en-IN"/>
          <w14:ligatures w14:val="none"/>
        </w:rPr>
        <w:t>&gt;</w:t>
      </w:r>
    </w:p>
    <w:p w14:paraId="03C556C5"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table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width</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"600"</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F44747"/>
          <w:kern w:val="0"/>
          <w:sz w:val="21"/>
          <w:szCs w:val="21"/>
          <w:lang w:eastAsia="en-IN"/>
          <w14:ligatures w14:val="none"/>
        </w:rPr>
        <w:t>border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"1"</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cellpadding</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"10"</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cellspacing</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"0"</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style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"text-align:center;"</w:t>
      </w:r>
      <w:r w:rsidRPr="00352C6B">
        <w:rPr>
          <w:rFonts w:ascii="Consolas" w:eastAsia="Times New Roman" w:hAnsi="Consolas" w:cs="Times New Roman"/>
          <w:color w:val="808080"/>
          <w:kern w:val="0"/>
          <w:sz w:val="21"/>
          <w:szCs w:val="21"/>
          <w:lang w:eastAsia="en-IN"/>
          <w14:ligatures w14:val="none"/>
        </w:rPr>
        <w:t>&gt;</w:t>
      </w:r>
    </w:p>
    <w:p w14:paraId="449E7EAF"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0F6EE57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2C66545C"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"Full name"</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Full Name:</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6CBF1B7F"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A8EBB5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0B4E6B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"text"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"Full name"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"Full name"</w:t>
      </w:r>
      <w:r w:rsidRPr="00352C6B">
        <w:rPr>
          <w:rFonts w:ascii="Consolas" w:eastAsia="Times New Roman" w:hAnsi="Consolas" w:cs="Times New Roman"/>
          <w:color w:val="808080"/>
          <w:kern w:val="0"/>
          <w:sz w:val="21"/>
          <w:szCs w:val="21"/>
          <w:lang w:eastAsia="en-IN"/>
          <w14:ligatures w14:val="none"/>
        </w:rPr>
        <w:t>&gt;</w:t>
      </w:r>
    </w:p>
    <w:p w14:paraId="47040805"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00B4863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 xml:space="preserve">  </w:t>
      </w:r>
    </w:p>
    <w:p w14:paraId="288E33D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72669D1C"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65A62BC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"email"</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Email:</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32E94EA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3B7A1CD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6B1B10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"text"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"email"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"email"</w:t>
      </w:r>
      <w:r w:rsidRPr="00352C6B">
        <w:rPr>
          <w:rFonts w:ascii="Consolas" w:eastAsia="Times New Roman" w:hAnsi="Consolas" w:cs="Times New Roman"/>
          <w:color w:val="808080"/>
          <w:kern w:val="0"/>
          <w:sz w:val="21"/>
          <w:szCs w:val="21"/>
          <w:lang w:eastAsia="en-IN"/>
          <w14:ligatures w14:val="none"/>
        </w:rPr>
        <w:t>&gt;</w:t>
      </w:r>
    </w:p>
    <w:p w14:paraId="79E177F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9C331F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305FB8D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634355E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2943E03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"phone number"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Phone Number:</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2BFDF25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4846518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4CB1F5FE"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"text"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"phone number"</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"phone nummber"</w:t>
      </w:r>
      <w:r w:rsidRPr="00352C6B">
        <w:rPr>
          <w:rFonts w:ascii="Consolas" w:eastAsia="Times New Roman" w:hAnsi="Consolas" w:cs="Times New Roman"/>
          <w:color w:val="808080"/>
          <w:kern w:val="0"/>
          <w:sz w:val="21"/>
          <w:szCs w:val="21"/>
          <w:lang w:eastAsia="en-IN"/>
          <w14:ligatures w14:val="none"/>
        </w:rPr>
        <w:t>&gt;</w:t>
      </w:r>
    </w:p>
    <w:p w14:paraId="6236DE3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6DF81F7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62DB6A7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168F985E"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1DD518C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"Gender"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Gender:</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132460D7"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5A3C3B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2698126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Male</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3305F76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"radio"</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808080"/>
          <w:kern w:val="0"/>
          <w:sz w:val="21"/>
          <w:szCs w:val="21"/>
          <w:lang w:eastAsia="en-IN"/>
          <w14:ligatures w14:val="none"/>
        </w:rPr>
        <w:t>&gt;</w:t>
      </w:r>
    </w:p>
    <w:p w14:paraId="06F1981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"female"</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Female</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7D648A7C"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lastRenderedPageBreak/>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"radio"</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"female"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"female"</w:t>
      </w:r>
      <w:r w:rsidRPr="00352C6B">
        <w:rPr>
          <w:rFonts w:ascii="Consolas" w:eastAsia="Times New Roman" w:hAnsi="Consolas" w:cs="Times New Roman"/>
          <w:color w:val="808080"/>
          <w:kern w:val="0"/>
          <w:sz w:val="21"/>
          <w:szCs w:val="21"/>
          <w:lang w:eastAsia="en-IN"/>
          <w14:ligatures w14:val="none"/>
        </w:rPr>
        <w:t>&gt;</w:t>
      </w:r>
    </w:p>
    <w:p w14:paraId="1521B8F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"other"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Other</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49C2011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"radio"</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"other"</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"male"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"other"</w:t>
      </w:r>
      <w:r w:rsidRPr="00352C6B">
        <w:rPr>
          <w:rFonts w:ascii="Consolas" w:eastAsia="Times New Roman" w:hAnsi="Consolas" w:cs="Times New Roman"/>
          <w:color w:val="808080"/>
          <w:kern w:val="0"/>
          <w:sz w:val="21"/>
          <w:szCs w:val="21"/>
          <w:lang w:eastAsia="en-IN"/>
          <w14:ligatures w14:val="none"/>
        </w:rPr>
        <w:t>&gt;</w:t>
      </w:r>
    </w:p>
    <w:p w14:paraId="32B0F15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4927D84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18A1A3D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0C174CD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4EBB6DC"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"Course Applying For"</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Course Applying For:</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11D2FF3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669502F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D9ED95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select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"course"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"course"</w:t>
      </w:r>
      <w:r w:rsidRPr="00352C6B">
        <w:rPr>
          <w:rFonts w:ascii="Consolas" w:eastAsia="Times New Roman" w:hAnsi="Consolas" w:cs="Times New Roman"/>
          <w:color w:val="808080"/>
          <w:kern w:val="0"/>
          <w:sz w:val="21"/>
          <w:szCs w:val="21"/>
          <w:lang w:eastAsia="en-IN"/>
          <w14:ligatures w14:val="none"/>
        </w:rPr>
        <w:t>&gt;</w:t>
      </w:r>
    </w:p>
    <w:p w14:paraId="5204361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--Select--</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p>
    <w:p w14:paraId="069B203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"Btech"</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Btech</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p>
    <w:p w14:paraId="082EAE8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"B.Sc"</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B.Sc</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p>
    <w:p w14:paraId="01E92EE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"B.Com"</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B.Com</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p>
    <w:p w14:paraId="69B93BE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"BBA"</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BBA</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p>
    <w:p w14:paraId="023C84B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"M.Tech"</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M.Tech</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option</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 xml:space="preserve"> </w:t>
      </w:r>
    </w:p>
    <w:p w14:paraId="66BBF88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select</w:t>
      </w:r>
      <w:r w:rsidRPr="00352C6B">
        <w:rPr>
          <w:rFonts w:ascii="Consolas" w:eastAsia="Times New Roman" w:hAnsi="Consolas" w:cs="Times New Roman"/>
          <w:color w:val="808080"/>
          <w:kern w:val="0"/>
          <w:sz w:val="21"/>
          <w:szCs w:val="21"/>
          <w:lang w:eastAsia="en-IN"/>
          <w14:ligatures w14:val="none"/>
        </w:rPr>
        <w:t>&gt;</w:t>
      </w:r>
    </w:p>
    <w:p w14:paraId="543A5F0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E5BCC4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02B7D57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6185401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4FF8E15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"Hobbies"</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Hobbies:</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19E8AFED"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0EB1E63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9D9EB5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"Sports"</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Sports</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1826C2F3"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"checkbox"</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"sports"</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"sports"</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"sports"</w:t>
      </w:r>
      <w:r w:rsidRPr="00352C6B">
        <w:rPr>
          <w:rFonts w:ascii="Consolas" w:eastAsia="Times New Roman" w:hAnsi="Consolas" w:cs="Times New Roman"/>
          <w:color w:val="808080"/>
          <w:kern w:val="0"/>
          <w:sz w:val="21"/>
          <w:szCs w:val="21"/>
          <w:lang w:eastAsia="en-IN"/>
          <w14:ligatures w14:val="none"/>
        </w:rPr>
        <w:t>&gt;</w:t>
      </w:r>
    </w:p>
    <w:p w14:paraId="2211A34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"Music"</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Music</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19B244DF"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"checkbox"</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"music"</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"music"</w:t>
      </w:r>
      <w:r w:rsidRPr="00352C6B">
        <w:rPr>
          <w:rFonts w:ascii="Consolas" w:eastAsia="Times New Roman" w:hAnsi="Consolas" w:cs="Times New Roman"/>
          <w:color w:val="808080"/>
          <w:kern w:val="0"/>
          <w:sz w:val="21"/>
          <w:szCs w:val="21"/>
          <w:lang w:eastAsia="en-IN"/>
          <w14:ligatures w14:val="none"/>
        </w:rPr>
        <w:t>&gt;</w:t>
      </w:r>
    </w:p>
    <w:p w14:paraId="6708E39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"Reading"</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Reading</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5B0F399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"checkbox"</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"reading"</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"reading"</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"reading"</w:t>
      </w:r>
      <w:r w:rsidRPr="00352C6B">
        <w:rPr>
          <w:rFonts w:ascii="Consolas" w:eastAsia="Times New Roman" w:hAnsi="Consolas" w:cs="Times New Roman"/>
          <w:color w:val="808080"/>
          <w:kern w:val="0"/>
          <w:sz w:val="21"/>
          <w:szCs w:val="21"/>
          <w:lang w:eastAsia="en-IN"/>
          <w14:ligatures w14:val="none"/>
        </w:rPr>
        <w:t>&gt;</w:t>
      </w:r>
    </w:p>
    <w:p w14:paraId="7221691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06C96E47"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789841E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0424356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C2149D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"Date Of Birth"</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Date Of Birth:</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2419C6DF"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0BEF1AE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6EE6D04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"date"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"datemax"</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min</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max</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w:t>
      </w:r>
      <w:r w:rsidRPr="00352C6B">
        <w:rPr>
          <w:rFonts w:ascii="Consolas" w:eastAsia="Times New Roman" w:hAnsi="Consolas" w:cs="Times New Roman"/>
          <w:color w:val="808080"/>
          <w:kern w:val="0"/>
          <w:sz w:val="21"/>
          <w:szCs w:val="21"/>
          <w:lang w:eastAsia="en-IN"/>
          <w14:ligatures w14:val="none"/>
        </w:rPr>
        <w:t>&gt;</w:t>
      </w:r>
    </w:p>
    <w:p w14:paraId="27D00F07"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3DD490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0B48327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6BC4E8A7"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C1E3E4F"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"my file"</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Upload Certificates:</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2F494F6A"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2A7872F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69DE74CB"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"file"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"my file"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"my file"</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multiple</w:t>
      </w:r>
      <w:r w:rsidRPr="00352C6B">
        <w:rPr>
          <w:rFonts w:ascii="Consolas" w:eastAsia="Times New Roman" w:hAnsi="Consolas" w:cs="Times New Roman"/>
          <w:color w:val="808080"/>
          <w:kern w:val="0"/>
          <w:sz w:val="21"/>
          <w:szCs w:val="21"/>
          <w:lang w:eastAsia="en-IN"/>
          <w14:ligatures w14:val="none"/>
        </w:rPr>
        <w:t>&gt;</w:t>
      </w:r>
    </w:p>
    <w:p w14:paraId="1633898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522EFA1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6F3C671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7B4AF1E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052F3F8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for</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"address"</w:t>
      </w:r>
      <w:r w:rsidRPr="00352C6B">
        <w:rPr>
          <w:rFonts w:ascii="Consolas" w:eastAsia="Times New Roman" w:hAnsi="Consolas" w:cs="Times New Roman"/>
          <w:color w:val="808080"/>
          <w:kern w:val="0"/>
          <w:sz w:val="21"/>
          <w:szCs w:val="21"/>
          <w:lang w:eastAsia="en-IN"/>
          <w14:ligatures w14:val="none"/>
        </w:rPr>
        <w:t>&gt;</w:t>
      </w:r>
      <w:r w:rsidRPr="00352C6B">
        <w:rPr>
          <w:rFonts w:ascii="Consolas" w:eastAsia="Times New Roman" w:hAnsi="Consolas" w:cs="Times New Roman"/>
          <w:color w:val="CCCCCC"/>
          <w:kern w:val="0"/>
          <w:sz w:val="21"/>
          <w:szCs w:val="21"/>
          <w:lang w:eastAsia="en-IN"/>
          <w14:ligatures w14:val="none"/>
        </w:rPr>
        <w:t>Address:</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label</w:t>
      </w:r>
      <w:r w:rsidRPr="00352C6B">
        <w:rPr>
          <w:rFonts w:ascii="Consolas" w:eastAsia="Times New Roman" w:hAnsi="Consolas" w:cs="Times New Roman"/>
          <w:color w:val="808080"/>
          <w:kern w:val="0"/>
          <w:sz w:val="21"/>
          <w:szCs w:val="21"/>
          <w:lang w:eastAsia="en-IN"/>
          <w14:ligatures w14:val="none"/>
        </w:rPr>
        <w:t>&gt;</w:t>
      </w:r>
    </w:p>
    <w:p w14:paraId="00A3F2D6"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lastRenderedPageBreak/>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2CA7AD5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37B1EC40"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textarea</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"address"</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"address"</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rows</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"5"</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cols</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"30"</w:t>
      </w:r>
      <w:r w:rsidRPr="00352C6B">
        <w:rPr>
          <w:rFonts w:ascii="Consolas" w:eastAsia="Times New Roman" w:hAnsi="Consolas" w:cs="Times New Roman"/>
          <w:color w:val="808080"/>
          <w:kern w:val="0"/>
          <w:sz w:val="21"/>
          <w:szCs w:val="21"/>
          <w:lang w:eastAsia="en-IN"/>
          <w14:ligatures w14:val="none"/>
        </w:rPr>
        <w:t>&gt;&lt;/</w:t>
      </w:r>
      <w:r w:rsidRPr="00352C6B">
        <w:rPr>
          <w:rFonts w:ascii="Consolas" w:eastAsia="Times New Roman" w:hAnsi="Consolas" w:cs="Times New Roman"/>
          <w:color w:val="569CD6"/>
          <w:kern w:val="0"/>
          <w:sz w:val="21"/>
          <w:szCs w:val="21"/>
          <w:lang w:eastAsia="en-IN"/>
          <w14:ligatures w14:val="none"/>
        </w:rPr>
        <w:t>textarea</w:t>
      </w:r>
      <w:r w:rsidRPr="00352C6B">
        <w:rPr>
          <w:rFonts w:ascii="Consolas" w:eastAsia="Times New Roman" w:hAnsi="Consolas" w:cs="Times New Roman"/>
          <w:color w:val="808080"/>
          <w:kern w:val="0"/>
          <w:sz w:val="21"/>
          <w:szCs w:val="21"/>
          <w:lang w:eastAsia="en-IN"/>
          <w14:ligatures w14:val="none"/>
        </w:rPr>
        <w:t>&gt;</w:t>
      </w:r>
    </w:p>
    <w:p w14:paraId="3FC12C1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0C4CEBC"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493BE979"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1A78A57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colspan</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"2"</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style:align</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"center"</w:t>
      </w:r>
      <w:r w:rsidRPr="00352C6B">
        <w:rPr>
          <w:rFonts w:ascii="Consolas" w:eastAsia="Times New Roman" w:hAnsi="Consolas" w:cs="Times New Roman"/>
          <w:color w:val="808080"/>
          <w:kern w:val="0"/>
          <w:sz w:val="21"/>
          <w:szCs w:val="21"/>
          <w:lang w:eastAsia="en-IN"/>
          <w14:ligatures w14:val="none"/>
        </w:rPr>
        <w:t>&gt;</w:t>
      </w:r>
    </w:p>
    <w:p w14:paraId="216FBBC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"Submit"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"Submit"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"Submit"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"Submit"</w:t>
      </w:r>
      <w:r w:rsidRPr="00352C6B">
        <w:rPr>
          <w:rFonts w:ascii="Consolas" w:eastAsia="Times New Roman" w:hAnsi="Consolas" w:cs="Times New Roman"/>
          <w:color w:val="808080"/>
          <w:kern w:val="0"/>
          <w:sz w:val="21"/>
          <w:szCs w:val="21"/>
          <w:lang w:eastAsia="en-IN"/>
          <w14:ligatures w14:val="none"/>
        </w:rPr>
        <w:t>&gt;</w:t>
      </w:r>
    </w:p>
    <w:p w14:paraId="56830E4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input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type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"Reset"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id</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"Reset"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name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"Reset"</w:t>
      </w: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9CDCFE"/>
          <w:kern w:val="0"/>
          <w:sz w:val="21"/>
          <w:szCs w:val="21"/>
          <w:lang w:eastAsia="en-IN"/>
          <w14:ligatures w14:val="none"/>
        </w:rPr>
        <w:t>value</w:t>
      </w:r>
      <w:r w:rsidRPr="00352C6B">
        <w:rPr>
          <w:rFonts w:ascii="Consolas" w:eastAsia="Times New Roman" w:hAnsi="Consolas" w:cs="Times New Roman"/>
          <w:color w:val="CCCCCC"/>
          <w:kern w:val="0"/>
          <w:sz w:val="21"/>
          <w:szCs w:val="21"/>
          <w:lang w:eastAsia="en-IN"/>
          <w14:ligatures w14:val="none"/>
        </w:rPr>
        <w:t>=</w:t>
      </w:r>
      <w:r w:rsidRPr="00352C6B">
        <w:rPr>
          <w:rFonts w:ascii="Consolas" w:eastAsia="Times New Roman" w:hAnsi="Consolas" w:cs="Times New Roman"/>
          <w:color w:val="CE9178"/>
          <w:kern w:val="0"/>
          <w:sz w:val="21"/>
          <w:szCs w:val="21"/>
          <w:lang w:eastAsia="en-IN"/>
          <w14:ligatures w14:val="none"/>
        </w:rPr>
        <w:t>"Reset"</w:t>
      </w:r>
      <w:r w:rsidRPr="00352C6B">
        <w:rPr>
          <w:rFonts w:ascii="Consolas" w:eastAsia="Times New Roman" w:hAnsi="Consolas" w:cs="Times New Roman"/>
          <w:color w:val="808080"/>
          <w:kern w:val="0"/>
          <w:sz w:val="21"/>
          <w:szCs w:val="21"/>
          <w:lang w:eastAsia="en-IN"/>
          <w14:ligatures w14:val="none"/>
        </w:rPr>
        <w:t>&gt;</w:t>
      </w:r>
    </w:p>
    <w:p w14:paraId="7CC72C27"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td</w:t>
      </w:r>
      <w:r w:rsidRPr="00352C6B">
        <w:rPr>
          <w:rFonts w:ascii="Consolas" w:eastAsia="Times New Roman" w:hAnsi="Consolas" w:cs="Times New Roman"/>
          <w:color w:val="808080"/>
          <w:kern w:val="0"/>
          <w:sz w:val="21"/>
          <w:szCs w:val="21"/>
          <w:lang w:eastAsia="en-IN"/>
          <w14:ligatures w14:val="none"/>
        </w:rPr>
        <w:t>&gt;</w:t>
      </w:r>
    </w:p>
    <w:p w14:paraId="7FF5D21E"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tr</w:t>
      </w:r>
      <w:r w:rsidRPr="00352C6B">
        <w:rPr>
          <w:rFonts w:ascii="Consolas" w:eastAsia="Times New Roman" w:hAnsi="Consolas" w:cs="Times New Roman"/>
          <w:color w:val="808080"/>
          <w:kern w:val="0"/>
          <w:sz w:val="21"/>
          <w:szCs w:val="21"/>
          <w:lang w:eastAsia="en-IN"/>
          <w14:ligatures w14:val="none"/>
        </w:rPr>
        <w:t>&gt;</w:t>
      </w:r>
    </w:p>
    <w:p w14:paraId="148AD624"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form</w:t>
      </w:r>
      <w:r w:rsidRPr="00352C6B">
        <w:rPr>
          <w:rFonts w:ascii="Consolas" w:eastAsia="Times New Roman" w:hAnsi="Consolas" w:cs="Times New Roman"/>
          <w:color w:val="808080"/>
          <w:kern w:val="0"/>
          <w:sz w:val="21"/>
          <w:szCs w:val="21"/>
          <w:lang w:eastAsia="en-IN"/>
          <w14:ligatures w14:val="none"/>
        </w:rPr>
        <w:t>&gt;</w:t>
      </w:r>
    </w:p>
    <w:p w14:paraId="2D45E5B1"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F44747"/>
          <w:kern w:val="0"/>
          <w:sz w:val="21"/>
          <w:szCs w:val="21"/>
          <w:lang w:eastAsia="en-IN"/>
          <w14:ligatures w14:val="none"/>
        </w:rPr>
        <w:t>center</w:t>
      </w:r>
      <w:r w:rsidRPr="00352C6B">
        <w:rPr>
          <w:rFonts w:ascii="Consolas" w:eastAsia="Times New Roman" w:hAnsi="Consolas" w:cs="Times New Roman"/>
          <w:color w:val="808080"/>
          <w:kern w:val="0"/>
          <w:sz w:val="21"/>
          <w:szCs w:val="21"/>
          <w:lang w:eastAsia="en-IN"/>
          <w14:ligatures w14:val="none"/>
        </w:rPr>
        <w:t>&gt;</w:t>
      </w:r>
    </w:p>
    <w:p w14:paraId="6D897D22"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CCCCCC"/>
          <w:kern w:val="0"/>
          <w:sz w:val="21"/>
          <w:szCs w:val="21"/>
          <w:lang w:eastAsia="en-IN"/>
          <w14:ligatures w14:val="none"/>
        </w:rPr>
        <w:t xml:space="preserve">  </w:t>
      </w: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body</w:t>
      </w:r>
      <w:r w:rsidRPr="00352C6B">
        <w:rPr>
          <w:rFonts w:ascii="Consolas" w:eastAsia="Times New Roman" w:hAnsi="Consolas" w:cs="Times New Roman"/>
          <w:color w:val="808080"/>
          <w:kern w:val="0"/>
          <w:sz w:val="21"/>
          <w:szCs w:val="21"/>
          <w:lang w:eastAsia="en-IN"/>
          <w14:ligatures w14:val="none"/>
        </w:rPr>
        <w:t>&gt;</w:t>
      </w:r>
    </w:p>
    <w:p w14:paraId="4E926648" w14:textId="77777777" w:rsidR="00352C6B" w:rsidRPr="00352C6B" w:rsidRDefault="00352C6B" w:rsidP="00352C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52C6B">
        <w:rPr>
          <w:rFonts w:ascii="Consolas" w:eastAsia="Times New Roman" w:hAnsi="Consolas" w:cs="Times New Roman"/>
          <w:color w:val="808080"/>
          <w:kern w:val="0"/>
          <w:sz w:val="21"/>
          <w:szCs w:val="21"/>
          <w:lang w:eastAsia="en-IN"/>
          <w14:ligatures w14:val="none"/>
        </w:rPr>
        <w:t>&lt;/</w:t>
      </w:r>
      <w:r w:rsidRPr="00352C6B">
        <w:rPr>
          <w:rFonts w:ascii="Consolas" w:eastAsia="Times New Roman" w:hAnsi="Consolas" w:cs="Times New Roman"/>
          <w:color w:val="569CD6"/>
          <w:kern w:val="0"/>
          <w:sz w:val="21"/>
          <w:szCs w:val="21"/>
          <w:lang w:eastAsia="en-IN"/>
          <w14:ligatures w14:val="none"/>
        </w:rPr>
        <w:t>html</w:t>
      </w:r>
      <w:r w:rsidRPr="00352C6B">
        <w:rPr>
          <w:rFonts w:ascii="Consolas" w:eastAsia="Times New Roman" w:hAnsi="Consolas" w:cs="Times New Roman"/>
          <w:color w:val="808080"/>
          <w:kern w:val="0"/>
          <w:sz w:val="21"/>
          <w:szCs w:val="21"/>
          <w:lang w:eastAsia="en-IN"/>
          <w14:ligatures w14:val="none"/>
        </w:rPr>
        <w:t>&gt;</w:t>
      </w:r>
    </w:p>
    <w:p w14:paraId="4F35A042" w14:textId="77777777" w:rsidR="00C92FAC" w:rsidRDefault="00C92FAC" w:rsidP="00342B3B">
      <w:pPr>
        <w:tabs>
          <w:tab w:val="left" w:pos="1068"/>
        </w:tabs>
        <w:rPr>
          <w:rFonts w:ascii="Aptos" w:hAnsi="Aptos"/>
          <w:sz w:val="48"/>
          <w:szCs w:val="48"/>
        </w:rPr>
      </w:pPr>
    </w:p>
    <w:p w14:paraId="1F011A4A" w14:textId="094E94EE" w:rsidR="00352C6B" w:rsidRDefault="00352C6B" w:rsidP="00342B3B">
      <w:pPr>
        <w:tabs>
          <w:tab w:val="left" w:pos="1068"/>
        </w:tabs>
        <w:rPr>
          <w:rFonts w:ascii="Aptos" w:hAnsi="Aptos"/>
          <w:sz w:val="48"/>
          <w:szCs w:val="48"/>
        </w:rPr>
      </w:pPr>
      <w:r>
        <w:rPr>
          <w:rFonts w:ascii="Aptos" w:hAnsi="Aptos"/>
          <w:sz w:val="48"/>
          <w:szCs w:val="48"/>
        </w:rPr>
        <w:t>OUTPUT:</w:t>
      </w:r>
    </w:p>
    <w:p w14:paraId="66FCCC11" w14:textId="4003E90E" w:rsidR="00352C6B" w:rsidRDefault="001F6F15" w:rsidP="00342B3B">
      <w:pPr>
        <w:tabs>
          <w:tab w:val="left" w:pos="1068"/>
        </w:tabs>
        <w:rPr>
          <w:rFonts w:ascii="Aptos" w:hAnsi="Aptos"/>
          <w:sz w:val="48"/>
          <w:szCs w:val="48"/>
        </w:rPr>
      </w:pPr>
      <w:r w:rsidRPr="001F6F15">
        <w:rPr>
          <w:rFonts w:ascii="Aptos" w:hAnsi="Aptos"/>
          <w:noProof/>
          <w:sz w:val="48"/>
          <w:szCs w:val="48"/>
        </w:rPr>
        <w:drawing>
          <wp:inline distT="0" distB="0" distL="0" distR="0" wp14:anchorId="71109886" wp14:editId="732B5F25">
            <wp:extent cx="6645910" cy="3286760"/>
            <wp:effectExtent l="0" t="0" r="2540" b="8890"/>
            <wp:docPr id="9881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5259" name=""/>
                    <pic:cNvPicPr/>
                  </pic:nvPicPr>
                  <pic:blipFill>
                    <a:blip r:embed="rId26"/>
                    <a:stretch>
                      <a:fillRect/>
                    </a:stretch>
                  </pic:blipFill>
                  <pic:spPr>
                    <a:xfrm>
                      <a:off x="0" y="0"/>
                      <a:ext cx="6645910" cy="3286760"/>
                    </a:xfrm>
                    <a:prstGeom prst="rect">
                      <a:avLst/>
                    </a:prstGeom>
                  </pic:spPr>
                </pic:pic>
              </a:graphicData>
            </a:graphic>
          </wp:inline>
        </w:drawing>
      </w:r>
    </w:p>
    <w:p w14:paraId="7B9072DE" w14:textId="77777777" w:rsidR="00C92FAC" w:rsidRDefault="00C92FAC" w:rsidP="00342B3B">
      <w:pPr>
        <w:tabs>
          <w:tab w:val="left" w:pos="1068"/>
        </w:tabs>
        <w:rPr>
          <w:rFonts w:ascii="Aptos" w:hAnsi="Aptos"/>
          <w:sz w:val="48"/>
          <w:szCs w:val="48"/>
        </w:rPr>
      </w:pPr>
    </w:p>
    <w:p w14:paraId="0F79B504" w14:textId="1A818ED5" w:rsidR="00C92FAC" w:rsidRDefault="00D879CE" w:rsidP="00342B3B">
      <w:pPr>
        <w:tabs>
          <w:tab w:val="left" w:pos="1068"/>
        </w:tabs>
        <w:rPr>
          <w:rFonts w:ascii="Aptos" w:hAnsi="Aptos"/>
          <w:sz w:val="48"/>
          <w:szCs w:val="48"/>
        </w:rPr>
      </w:pPr>
      <w:r w:rsidRPr="00D879CE">
        <w:rPr>
          <w:rFonts w:ascii="Aptos" w:hAnsi="Aptos"/>
          <w:sz w:val="48"/>
          <w:szCs w:val="48"/>
        </w:rPr>
        <w:t>2. Create two different forms in one webpage using Iframes.</w:t>
      </w:r>
    </w:p>
    <w:p w14:paraId="439B5A58" w14:textId="11A140F3" w:rsidR="00137EC9" w:rsidRDefault="00137EC9" w:rsidP="00342B3B">
      <w:pPr>
        <w:tabs>
          <w:tab w:val="left" w:pos="1068"/>
        </w:tabs>
        <w:rPr>
          <w:rFonts w:ascii="Aptos" w:hAnsi="Aptos"/>
          <w:sz w:val="48"/>
          <w:szCs w:val="48"/>
        </w:rPr>
      </w:pPr>
      <w:r>
        <w:rPr>
          <w:rFonts w:ascii="Aptos" w:hAnsi="Aptos"/>
          <w:sz w:val="48"/>
          <w:szCs w:val="48"/>
        </w:rPr>
        <w:t>CODE:</w:t>
      </w:r>
    </w:p>
    <w:p w14:paraId="61B14432"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lastRenderedPageBreak/>
        <w:t>&lt;!</w:t>
      </w:r>
      <w:r w:rsidRPr="008F0F59">
        <w:rPr>
          <w:rFonts w:ascii="Consolas" w:eastAsia="Times New Roman" w:hAnsi="Consolas" w:cs="Times New Roman"/>
          <w:color w:val="569CD6"/>
          <w:kern w:val="0"/>
          <w:sz w:val="21"/>
          <w:szCs w:val="21"/>
          <w:lang w:eastAsia="en-IN"/>
          <w14:ligatures w14:val="none"/>
        </w:rPr>
        <w:t>DOCTYPE</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html</w:t>
      </w:r>
      <w:r w:rsidRPr="008F0F59">
        <w:rPr>
          <w:rFonts w:ascii="Consolas" w:eastAsia="Times New Roman" w:hAnsi="Consolas" w:cs="Times New Roman"/>
          <w:color w:val="808080"/>
          <w:kern w:val="0"/>
          <w:sz w:val="21"/>
          <w:szCs w:val="21"/>
          <w:lang w:eastAsia="en-IN"/>
          <w14:ligatures w14:val="none"/>
        </w:rPr>
        <w:t>&gt;</w:t>
      </w:r>
    </w:p>
    <w:p w14:paraId="68921F2F"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html</w:t>
      </w:r>
      <w:r w:rsidRPr="008F0F59">
        <w:rPr>
          <w:rFonts w:ascii="Consolas" w:eastAsia="Times New Roman" w:hAnsi="Consolas" w:cs="Times New Roman"/>
          <w:color w:val="808080"/>
          <w:kern w:val="0"/>
          <w:sz w:val="21"/>
          <w:szCs w:val="21"/>
          <w:lang w:eastAsia="en-IN"/>
          <w14:ligatures w14:val="none"/>
        </w:rPr>
        <w:t>&gt;</w:t>
      </w:r>
    </w:p>
    <w:p w14:paraId="48C332ED"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head</w:t>
      </w:r>
      <w:r w:rsidRPr="008F0F59">
        <w:rPr>
          <w:rFonts w:ascii="Consolas" w:eastAsia="Times New Roman" w:hAnsi="Consolas" w:cs="Times New Roman"/>
          <w:color w:val="808080"/>
          <w:kern w:val="0"/>
          <w:sz w:val="21"/>
          <w:szCs w:val="21"/>
          <w:lang w:eastAsia="en-IN"/>
          <w14:ligatures w14:val="none"/>
        </w:rPr>
        <w:t>&gt;</w:t>
      </w:r>
    </w:p>
    <w:p w14:paraId="03859AAC"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title</w:t>
      </w:r>
      <w:r w:rsidRPr="008F0F59">
        <w:rPr>
          <w:rFonts w:ascii="Consolas" w:eastAsia="Times New Roman" w:hAnsi="Consolas" w:cs="Times New Roman"/>
          <w:color w:val="808080"/>
          <w:kern w:val="0"/>
          <w:sz w:val="21"/>
          <w:szCs w:val="21"/>
          <w:lang w:eastAsia="en-IN"/>
          <w14:ligatures w14:val="none"/>
        </w:rPr>
        <w:t>&gt;</w:t>
      </w:r>
      <w:r w:rsidRPr="008F0F59">
        <w:rPr>
          <w:rFonts w:ascii="Consolas" w:eastAsia="Times New Roman" w:hAnsi="Consolas" w:cs="Times New Roman"/>
          <w:color w:val="CCCCCC"/>
          <w:kern w:val="0"/>
          <w:sz w:val="21"/>
          <w:szCs w:val="21"/>
          <w:lang w:eastAsia="en-IN"/>
          <w14:ligatures w14:val="none"/>
        </w:rPr>
        <w:t>Two Forms Using Iframes</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title</w:t>
      </w:r>
      <w:r w:rsidRPr="008F0F59">
        <w:rPr>
          <w:rFonts w:ascii="Consolas" w:eastAsia="Times New Roman" w:hAnsi="Consolas" w:cs="Times New Roman"/>
          <w:color w:val="808080"/>
          <w:kern w:val="0"/>
          <w:sz w:val="21"/>
          <w:szCs w:val="21"/>
          <w:lang w:eastAsia="en-IN"/>
          <w14:ligatures w14:val="none"/>
        </w:rPr>
        <w:t>&gt;</w:t>
      </w:r>
    </w:p>
    <w:p w14:paraId="378B7387"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head</w:t>
      </w:r>
      <w:r w:rsidRPr="008F0F59">
        <w:rPr>
          <w:rFonts w:ascii="Consolas" w:eastAsia="Times New Roman" w:hAnsi="Consolas" w:cs="Times New Roman"/>
          <w:color w:val="808080"/>
          <w:kern w:val="0"/>
          <w:sz w:val="21"/>
          <w:szCs w:val="21"/>
          <w:lang w:eastAsia="en-IN"/>
          <w14:ligatures w14:val="none"/>
        </w:rPr>
        <w:t>&gt;</w:t>
      </w:r>
    </w:p>
    <w:p w14:paraId="7BDBE0F9"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body</w:t>
      </w:r>
      <w:r w:rsidRPr="008F0F59">
        <w:rPr>
          <w:rFonts w:ascii="Consolas" w:eastAsia="Times New Roman" w:hAnsi="Consolas" w:cs="Times New Roman"/>
          <w:color w:val="808080"/>
          <w:kern w:val="0"/>
          <w:sz w:val="21"/>
          <w:szCs w:val="21"/>
          <w:lang w:eastAsia="en-IN"/>
          <w14:ligatures w14:val="none"/>
        </w:rPr>
        <w:t>&gt;</w:t>
      </w:r>
    </w:p>
    <w:p w14:paraId="3D52B5FB"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F44747"/>
          <w:kern w:val="0"/>
          <w:sz w:val="21"/>
          <w:szCs w:val="21"/>
          <w:lang w:eastAsia="en-IN"/>
          <w14:ligatures w14:val="none"/>
        </w:rPr>
        <w:t>center</w:t>
      </w:r>
      <w:r w:rsidRPr="008F0F59">
        <w:rPr>
          <w:rFonts w:ascii="Consolas" w:eastAsia="Times New Roman" w:hAnsi="Consolas" w:cs="Times New Roman"/>
          <w:color w:val="808080"/>
          <w:kern w:val="0"/>
          <w:sz w:val="21"/>
          <w:szCs w:val="21"/>
          <w:lang w:eastAsia="en-IN"/>
          <w14:ligatures w14:val="none"/>
        </w:rPr>
        <w:t>&gt;</w:t>
      </w:r>
    </w:p>
    <w:p w14:paraId="291C2C09"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h2</w:t>
      </w:r>
      <w:r w:rsidRPr="008F0F59">
        <w:rPr>
          <w:rFonts w:ascii="Consolas" w:eastAsia="Times New Roman" w:hAnsi="Consolas" w:cs="Times New Roman"/>
          <w:color w:val="808080"/>
          <w:kern w:val="0"/>
          <w:sz w:val="21"/>
          <w:szCs w:val="21"/>
          <w:lang w:eastAsia="en-IN"/>
          <w14:ligatures w14:val="none"/>
        </w:rPr>
        <w:t>&gt;</w:t>
      </w:r>
      <w:r w:rsidRPr="008F0F59">
        <w:rPr>
          <w:rFonts w:ascii="Consolas" w:eastAsia="Times New Roman" w:hAnsi="Consolas" w:cs="Times New Roman"/>
          <w:color w:val="CCCCCC"/>
          <w:kern w:val="0"/>
          <w:sz w:val="21"/>
          <w:szCs w:val="21"/>
          <w:lang w:eastAsia="en-IN"/>
          <w14:ligatures w14:val="none"/>
        </w:rPr>
        <w:t>Two Forms Using Iframes</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h2</w:t>
      </w:r>
      <w:r w:rsidRPr="008F0F59">
        <w:rPr>
          <w:rFonts w:ascii="Consolas" w:eastAsia="Times New Roman" w:hAnsi="Consolas" w:cs="Times New Roman"/>
          <w:color w:val="808080"/>
          <w:kern w:val="0"/>
          <w:sz w:val="21"/>
          <w:szCs w:val="21"/>
          <w:lang w:eastAsia="en-IN"/>
          <w14:ligatures w14:val="none"/>
        </w:rPr>
        <w:t>&gt;</w:t>
      </w:r>
    </w:p>
    <w:p w14:paraId="38D2248B"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iframe</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src</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"User Login form.html"</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width</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"600"</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height</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"500"</w:t>
      </w:r>
      <w:r w:rsidRPr="008F0F59">
        <w:rPr>
          <w:rFonts w:ascii="Consolas" w:eastAsia="Times New Roman" w:hAnsi="Consolas" w:cs="Times New Roman"/>
          <w:color w:val="808080"/>
          <w:kern w:val="0"/>
          <w:sz w:val="21"/>
          <w:szCs w:val="21"/>
          <w:lang w:eastAsia="en-IN"/>
          <w14:ligatures w14:val="none"/>
        </w:rPr>
        <w:t>&gt;&lt;/</w:t>
      </w:r>
      <w:r w:rsidRPr="008F0F59">
        <w:rPr>
          <w:rFonts w:ascii="Consolas" w:eastAsia="Times New Roman" w:hAnsi="Consolas" w:cs="Times New Roman"/>
          <w:color w:val="569CD6"/>
          <w:kern w:val="0"/>
          <w:sz w:val="21"/>
          <w:szCs w:val="21"/>
          <w:lang w:eastAsia="en-IN"/>
          <w14:ligatures w14:val="none"/>
        </w:rPr>
        <w:t>iframe</w:t>
      </w:r>
      <w:r w:rsidRPr="008F0F59">
        <w:rPr>
          <w:rFonts w:ascii="Consolas" w:eastAsia="Times New Roman" w:hAnsi="Consolas" w:cs="Times New Roman"/>
          <w:color w:val="808080"/>
          <w:kern w:val="0"/>
          <w:sz w:val="21"/>
          <w:szCs w:val="21"/>
          <w:lang w:eastAsia="en-IN"/>
          <w14:ligatures w14:val="none"/>
        </w:rPr>
        <w:t>&gt;</w:t>
      </w:r>
    </w:p>
    <w:p w14:paraId="70D0C913"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iframe</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src</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"User Registration.html"</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width</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"600"</w:t>
      </w:r>
      <w:r w:rsidRPr="008F0F59">
        <w:rPr>
          <w:rFonts w:ascii="Consolas" w:eastAsia="Times New Roman" w:hAnsi="Consolas" w:cs="Times New Roman"/>
          <w:color w:val="CCCCCC"/>
          <w:kern w:val="0"/>
          <w:sz w:val="21"/>
          <w:szCs w:val="21"/>
          <w:lang w:eastAsia="en-IN"/>
          <w14:ligatures w14:val="none"/>
        </w:rPr>
        <w:t xml:space="preserve"> </w:t>
      </w:r>
      <w:r w:rsidRPr="008F0F59">
        <w:rPr>
          <w:rFonts w:ascii="Consolas" w:eastAsia="Times New Roman" w:hAnsi="Consolas" w:cs="Times New Roman"/>
          <w:color w:val="9CDCFE"/>
          <w:kern w:val="0"/>
          <w:sz w:val="21"/>
          <w:szCs w:val="21"/>
          <w:lang w:eastAsia="en-IN"/>
          <w14:ligatures w14:val="none"/>
        </w:rPr>
        <w:t>height</w:t>
      </w:r>
      <w:r w:rsidRPr="008F0F59">
        <w:rPr>
          <w:rFonts w:ascii="Consolas" w:eastAsia="Times New Roman" w:hAnsi="Consolas" w:cs="Times New Roman"/>
          <w:color w:val="CCCCCC"/>
          <w:kern w:val="0"/>
          <w:sz w:val="21"/>
          <w:szCs w:val="21"/>
          <w:lang w:eastAsia="en-IN"/>
          <w14:ligatures w14:val="none"/>
        </w:rPr>
        <w:t>=</w:t>
      </w:r>
      <w:r w:rsidRPr="008F0F59">
        <w:rPr>
          <w:rFonts w:ascii="Consolas" w:eastAsia="Times New Roman" w:hAnsi="Consolas" w:cs="Times New Roman"/>
          <w:color w:val="CE9178"/>
          <w:kern w:val="0"/>
          <w:sz w:val="21"/>
          <w:szCs w:val="21"/>
          <w:lang w:eastAsia="en-IN"/>
          <w14:ligatures w14:val="none"/>
        </w:rPr>
        <w:t>"500"</w:t>
      </w:r>
      <w:r w:rsidRPr="008F0F59">
        <w:rPr>
          <w:rFonts w:ascii="Consolas" w:eastAsia="Times New Roman" w:hAnsi="Consolas" w:cs="Times New Roman"/>
          <w:color w:val="808080"/>
          <w:kern w:val="0"/>
          <w:sz w:val="21"/>
          <w:szCs w:val="21"/>
          <w:lang w:eastAsia="en-IN"/>
          <w14:ligatures w14:val="none"/>
        </w:rPr>
        <w:t>&gt;&lt;/</w:t>
      </w:r>
      <w:r w:rsidRPr="008F0F59">
        <w:rPr>
          <w:rFonts w:ascii="Consolas" w:eastAsia="Times New Roman" w:hAnsi="Consolas" w:cs="Times New Roman"/>
          <w:color w:val="569CD6"/>
          <w:kern w:val="0"/>
          <w:sz w:val="21"/>
          <w:szCs w:val="21"/>
          <w:lang w:eastAsia="en-IN"/>
          <w14:ligatures w14:val="none"/>
        </w:rPr>
        <w:t>iframe</w:t>
      </w:r>
      <w:r w:rsidRPr="008F0F59">
        <w:rPr>
          <w:rFonts w:ascii="Consolas" w:eastAsia="Times New Roman" w:hAnsi="Consolas" w:cs="Times New Roman"/>
          <w:color w:val="808080"/>
          <w:kern w:val="0"/>
          <w:sz w:val="21"/>
          <w:szCs w:val="21"/>
          <w:lang w:eastAsia="en-IN"/>
          <w14:ligatures w14:val="none"/>
        </w:rPr>
        <w:t>&gt;</w:t>
      </w:r>
    </w:p>
    <w:p w14:paraId="14BEE347"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F44747"/>
          <w:kern w:val="0"/>
          <w:sz w:val="21"/>
          <w:szCs w:val="21"/>
          <w:lang w:eastAsia="en-IN"/>
          <w14:ligatures w14:val="none"/>
        </w:rPr>
        <w:t>center</w:t>
      </w:r>
      <w:r w:rsidRPr="008F0F59">
        <w:rPr>
          <w:rFonts w:ascii="Consolas" w:eastAsia="Times New Roman" w:hAnsi="Consolas" w:cs="Times New Roman"/>
          <w:color w:val="808080"/>
          <w:kern w:val="0"/>
          <w:sz w:val="21"/>
          <w:szCs w:val="21"/>
          <w:lang w:eastAsia="en-IN"/>
          <w14:ligatures w14:val="none"/>
        </w:rPr>
        <w:t>&gt;</w:t>
      </w:r>
    </w:p>
    <w:p w14:paraId="7A21DA8E"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body</w:t>
      </w:r>
      <w:r w:rsidRPr="008F0F59">
        <w:rPr>
          <w:rFonts w:ascii="Consolas" w:eastAsia="Times New Roman" w:hAnsi="Consolas" w:cs="Times New Roman"/>
          <w:color w:val="808080"/>
          <w:kern w:val="0"/>
          <w:sz w:val="21"/>
          <w:szCs w:val="21"/>
          <w:lang w:eastAsia="en-IN"/>
          <w14:ligatures w14:val="none"/>
        </w:rPr>
        <w:t>&gt;</w:t>
      </w:r>
    </w:p>
    <w:p w14:paraId="7FCA6986" w14:textId="77777777" w:rsidR="008F0F59" w:rsidRPr="008F0F59" w:rsidRDefault="008F0F59" w:rsidP="008F0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F59">
        <w:rPr>
          <w:rFonts w:ascii="Consolas" w:eastAsia="Times New Roman" w:hAnsi="Consolas" w:cs="Times New Roman"/>
          <w:color w:val="808080"/>
          <w:kern w:val="0"/>
          <w:sz w:val="21"/>
          <w:szCs w:val="21"/>
          <w:lang w:eastAsia="en-IN"/>
          <w14:ligatures w14:val="none"/>
        </w:rPr>
        <w:t>&lt;/</w:t>
      </w:r>
      <w:r w:rsidRPr="008F0F59">
        <w:rPr>
          <w:rFonts w:ascii="Consolas" w:eastAsia="Times New Roman" w:hAnsi="Consolas" w:cs="Times New Roman"/>
          <w:color w:val="569CD6"/>
          <w:kern w:val="0"/>
          <w:sz w:val="21"/>
          <w:szCs w:val="21"/>
          <w:lang w:eastAsia="en-IN"/>
          <w14:ligatures w14:val="none"/>
        </w:rPr>
        <w:t>html</w:t>
      </w:r>
      <w:r w:rsidRPr="008F0F59">
        <w:rPr>
          <w:rFonts w:ascii="Consolas" w:eastAsia="Times New Roman" w:hAnsi="Consolas" w:cs="Times New Roman"/>
          <w:color w:val="808080"/>
          <w:kern w:val="0"/>
          <w:sz w:val="21"/>
          <w:szCs w:val="21"/>
          <w:lang w:eastAsia="en-IN"/>
          <w14:ligatures w14:val="none"/>
        </w:rPr>
        <w:t>&gt;</w:t>
      </w:r>
    </w:p>
    <w:p w14:paraId="701A64F3" w14:textId="77777777" w:rsidR="008F0F59" w:rsidRDefault="008F0F59" w:rsidP="00342B3B">
      <w:pPr>
        <w:tabs>
          <w:tab w:val="left" w:pos="1068"/>
        </w:tabs>
        <w:rPr>
          <w:rFonts w:ascii="Aptos" w:hAnsi="Aptos"/>
          <w:sz w:val="48"/>
          <w:szCs w:val="48"/>
        </w:rPr>
      </w:pPr>
    </w:p>
    <w:p w14:paraId="518D3E20" w14:textId="029E3BAC" w:rsidR="008F0F59" w:rsidRDefault="008F0F59" w:rsidP="00342B3B">
      <w:pPr>
        <w:tabs>
          <w:tab w:val="left" w:pos="1068"/>
        </w:tabs>
        <w:rPr>
          <w:rFonts w:ascii="Aptos" w:hAnsi="Aptos"/>
          <w:sz w:val="48"/>
          <w:szCs w:val="48"/>
        </w:rPr>
      </w:pPr>
      <w:r>
        <w:rPr>
          <w:rFonts w:ascii="Aptos" w:hAnsi="Aptos"/>
          <w:sz w:val="48"/>
          <w:szCs w:val="48"/>
        </w:rPr>
        <w:t>USER LOGIN FORM:</w:t>
      </w:r>
    </w:p>
    <w:p w14:paraId="7663EC39"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6A4449"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DOCTYPE</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html</w:t>
      </w:r>
      <w:r w:rsidRPr="004E3DA4">
        <w:rPr>
          <w:rFonts w:ascii="Consolas" w:eastAsia="Times New Roman" w:hAnsi="Consolas" w:cs="Times New Roman"/>
          <w:color w:val="808080"/>
          <w:kern w:val="0"/>
          <w:sz w:val="21"/>
          <w:szCs w:val="21"/>
          <w:lang w:eastAsia="en-IN"/>
          <w14:ligatures w14:val="none"/>
        </w:rPr>
        <w:t>&gt;</w:t>
      </w:r>
    </w:p>
    <w:p w14:paraId="71CA9A61"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html</w:t>
      </w:r>
      <w:r w:rsidRPr="004E3DA4">
        <w:rPr>
          <w:rFonts w:ascii="Consolas" w:eastAsia="Times New Roman" w:hAnsi="Consolas" w:cs="Times New Roman"/>
          <w:color w:val="808080"/>
          <w:kern w:val="0"/>
          <w:sz w:val="21"/>
          <w:szCs w:val="21"/>
          <w:lang w:eastAsia="en-IN"/>
          <w14:ligatures w14:val="none"/>
        </w:rPr>
        <w:t>&gt;</w:t>
      </w:r>
    </w:p>
    <w:p w14:paraId="049170CE"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body</w:t>
      </w:r>
      <w:r w:rsidRPr="004E3DA4">
        <w:rPr>
          <w:rFonts w:ascii="Consolas" w:eastAsia="Times New Roman" w:hAnsi="Consolas" w:cs="Times New Roman"/>
          <w:color w:val="808080"/>
          <w:kern w:val="0"/>
          <w:sz w:val="21"/>
          <w:szCs w:val="21"/>
          <w:lang w:eastAsia="en-IN"/>
          <w14:ligatures w14:val="none"/>
        </w:rPr>
        <w:t>&gt;</w:t>
      </w:r>
    </w:p>
    <w:p w14:paraId="5AA14229"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F44747"/>
          <w:kern w:val="0"/>
          <w:sz w:val="21"/>
          <w:szCs w:val="21"/>
          <w:lang w:eastAsia="en-IN"/>
          <w14:ligatures w14:val="none"/>
        </w:rPr>
        <w:t>center</w:t>
      </w:r>
      <w:r w:rsidRPr="004E3DA4">
        <w:rPr>
          <w:rFonts w:ascii="Consolas" w:eastAsia="Times New Roman" w:hAnsi="Consolas" w:cs="Times New Roman"/>
          <w:color w:val="808080"/>
          <w:kern w:val="0"/>
          <w:sz w:val="21"/>
          <w:szCs w:val="21"/>
          <w:lang w:eastAsia="en-IN"/>
          <w14:ligatures w14:val="none"/>
        </w:rPr>
        <w:t>&gt;</w:t>
      </w:r>
    </w:p>
    <w:p w14:paraId="777408FD"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h2</w:t>
      </w:r>
      <w:r w:rsidRPr="004E3DA4">
        <w:rPr>
          <w:rFonts w:ascii="Consolas" w:eastAsia="Times New Roman" w:hAnsi="Consolas" w:cs="Times New Roman"/>
          <w:color w:val="808080"/>
          <w:kern w:val="0"/>
          <w:sz w:val="21"/>
          <w:szCs w:val="21"/>
          <w:lang w:eastAsia="en-IN"/>
          <w14:ligatures w14:val="none"/>
        </w:rPr>
        <w:t>&gt;</w:t>
      </w:r>
      <w:r w:rsidRPr="004E3DA4">
        <w:rPr>
          <w:rFonts w:ascii="Consolas" w:eastAsia="Times New Roman" w:hAnsi="Consolas" w:cs="Times New Roman"/>
          <w:color w:val="CCCCCC"/>
          <w:kern w:val="0"/>
          <w:sz w:val="21"/>
          <w:szCs w:val="21"/>
          <w:lang w:eastAsia="en-IN"/>
          <w14:ligatures w14:val="none"/>
        </w:rPr>
        <w:t>User Login</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h2</w:t>
      </w:r>
      <w:r w:rsidRPr="004E3DA4">
        <w:rPr>
          <w:rFonts w:ascii="Consolas" w:eastAsia="Times New Roman" w:hAnsi="Consolas" w:cs="Times New Roman"/>
          <w:color w:val="808080"/>
          <w:kern w:val="0"/>
          <w:sz w:val="21"/>
          <w:szCs w:val="21"/>
          <w:lang w:eastAsia="en-IN"/>
          <w14:ligatures w14:val="none"/>
        </w:rPr>
        <w:t>&gt;</w:t>
      </w:r>
    </w:p>
    <w:p w14:paraId="3989D9E8"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form</w:t>
      </w:r>
      <w:r w:rsidRPr="004E3DA4">
        <w:rPr>
          <w:rFonts w:ascii="Consolas" w:eastAsia="Times New Roman" w:hAnsi="Consolas" w:cs="Times New Roman"/>
          <w:color w:val="808080"/>
          <w:kern w:val="0"/>
          <w:sz w:val="21"/>
          <w:szCs w:val="21"/>
          <w:lang w:eastAsia="en-IN"/>
          <w14:ligatures w14:val="none"/>
        </w:rPr>
        <w:t>&gt;</w:t>
      </w:r>
    </w:p>
    <w:p w14:paraId="787966D4"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tr</w:t>
      </w:r>
      <w:r w:rsidRPr="004E3DA4">
        <w:rPr>
          <w:rFonts w:ascii="Consolas" w:eastAsia="Times New Roman" w:hAnsi="Consolas" w:cs="Times New Roman"/>
          <w:color w:val="808080"/>
          <w:kern w:val="0"/>
          <w:sz w:val="21"/>
          <w:szCs w:val="21"/>
          <w:lang w:eastAsia="en-IN"/>
          <w14:ligatures w14:val="none"/>
        </w:rPr>
        <w:t>&gt;</w:t>
      </w:r>
    </w:p>
    <w:p w14:paraId="646AD324"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table</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width</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"50"</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F44747"/>
          <w:kern w:val="0"/>
          <w:sz w:val="21"/>
          <w:szCs w:val="21"/>
          <w:lang w:eastAsia="en-IN"/>
          <w14:ligatures w14:val="none"/>
        </w:rPr>
        <w:t>border</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"1"</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cellpadding</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"25"</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cellspacing</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"2"</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style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"text-align:center;"</w:t>
      </w:r>
      <w:r w:rsidRPr="004E3DA4">
        <w:rPr>
          <w:rFonts w:ascii="Consolas" w:eastAsia="Times New Roman" w:hAnsi="Consolas" w:cs="Times New Roman"/>
          <w:color w:val="808080"/>
          <w:kern w:val="0"/>
          <w:sz w:val="21"/>
          <w:szCs w:val="21"/>
          <w:lang w:eastAsia="en-IN"/>
          <w14:ligatures w14:val="none"/>
        </w:rPr>
        <w:t>&gt;</w:t>
      </w:r>
    </w:p>
    <w:p w14:paraId="7132FD4B"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tr</w:t>
      </w:r>
      <w:r w:rsidRPr="004E3DA4">
        <w:rPr>
          <w:rFonts w:ascii="Consolas" w:eastAsia="Times New Roman" w:hAnsi="Consolas" w:cs="Times New Roman"/>
          <w:color w:val="808080"/>
          <w:kern w:val="0"/>
          <w:sz w:val="21"/>
          <w:szCs w:val="21"/>
          <w:lang w:eastAsia="en-IN"/>
          <w14:ligatures w14:val="none"/>
        </w:rPr>
        <w:t>&gt;</w:t>
      </w:r>
    </w:p>
    <w:p w14:paraId="4C2C11B1"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51AF9F6C"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label</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for</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"fname"</w:t>
      </w:r>
      <w:r w:rsidRPr="004E3DA4">
        <w:rPr>
          <w:rFonts w:ascii="Consolas" w:eastAsia="Times New Roman" w:hAnsi="Consolas" w:cs="Times New Roman"/>
          <w:color w:val="808080"/>
          <w:kern w:val="0"/>
          <w:sz w:val="21"/>
          <w:szCs w:val="21"/>
          <w:lang w:eastAsia="en-IN"/>
          <w14:ligatures w14:val="none"/>
        </w:rPr>
        <w:t>&gt;</w:t>
      </w:r>
      <w:r w:rsidRPr="004E3DA4">
        <w:rPr>
          <w:rFonts w:ascii="Consolas" w:eastAsia="Times New Roman" w:hAnsi="Consolas" w:cs="Times New Roman"/>
          <w:color w:val="CCCCCC"/>
          <w:kern w:val="0"/>
          <w:sz w:val="21"/>
          <w:szCs w:val="21"/>
          <w:lang w:eastAsia="en-IN"/>
          <w14:ligatures w14:val="none"/>
        </w:rPr>
        <w:t>Username:</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label</w:t>
      </w:r>
      <w:r w:rsidRPr="004E3DA4">
        <w:rPr>
          <w:rFonts w:ascii="Consolas" w:eastAsia="Times New Roman" w:hAnsi="Consolas" w:cs="Times New Roman"/>
          <w:color w:val="808080"/>
          <w:kern w:val="0"/>
          <w:sz w:val="21"/>
          <w:szCs w:val="21"/>
          <w:lang w:eastAsia="en-IN"/>
          <w14:ligatures w14:val="none"/>
        </w:rPr>
        <w:t>&gt;</w:t>
      </w:r>
    </w:p>
    <w:p w14:paraId="5983D031"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30D6DF76"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3E478EC7"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input</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type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"text"</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id</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"fname"</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name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"fname"</w:t>
      </w:r>
      <w:r w:rsidRPr="004E3DA4">
        <w:rPr>
          <w:rFonts w:ascii="Consolas" w:eastAsia="Times New Roman" w:hAnsi="Consolas" w:cs="Times New Roman"/>
          <w:color w:val="808080"/>
          <w:kern w:val="0"/>
          <w:sz w:val="21"/>
          <w:szCs w:val="21"/>
          <w:lang w:eastAsia="en-IN"/>
          <w14:ligatures w14:val="none"/>
        </w:rPr>
        <w:t>&gt;</w:t>
      </w:r>
    </w:p>
    <w:p w14:paraId="5A3D4B1F"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7C77D480"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tr</w:t>
      </w:r>
      <w:r w:rsidRPr="004E3DA4">
        <w:rPr>
          <w:rFonts w:ascii="Consolas" w:eastAsia="Times New Roman" w:hAnsi="Consolas" w:cs="Times New Roman"/>
          <w:color w:val="808080"/>
          <w:kern w:val="0"/>
          <w:sz w:val="21"/>
          <w:szCs w:val="21"/>
          <w:lang w:eastAsia="en-IN"/>
          <w14:ligatures w14:val="none"/>
        </w:rPr>
        <w:t>&gt;</w:t>
      </w:r>
    </w:p>
    <w:p w14:paraId="1C203674"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1AD5AEAC"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label</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for</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"password"</w:t>
      </w:r>
      <w:r w:rsidRPr="004E3DA4">
        <w:rPr>
          <w:rFonts w:ascii="Consolas" w:eastAsia="Times New Roman" w:hAnsi="Consolas" w:cs="Times New Roman"/>
          <w:color w:val="808080"/>
          <w:kern w:val="0"/>
          <w:sz w:val="21"/>
          <w:szCs w:val="21"/>
          <w:lang w:eastAsia="en-IN"/>
          <w14:ligatures w14:val="none"/>
        </w:rPr>
        <w:t>&gt;</w:t>
      </w:r>
      <w:r w:rsidRPr="004E3DA4">
        <w:rPr>
          <w:rFonts w:ascii="Consolas" w:eastAsia="Times New Roman" w:hAnsi="Consolas" w:cs="Times New Roman"/>
          <w:color w:val="CCCCCC"/>
          <w:kern w:val="0"/>
          <w:sz w:val="21"/>
          <w:szCs w:val="21"/>
          <w:lang w:eastAsia="en-IN"/>
          <w14:ligatures w14:val="none"/>
        </w:rPr>
        <w:t>Password:</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label</w:t>
      </w:r>
      <w:r w:rsidRPr="004E3DA4">
        <w:rPr>
          <w:rFonts w:ascii="Consolas" w:eastAsia="Times New Roman" w:hAnsi="Consolas" w:cs="Times New Roman"/>
          <w:color w:val="808080"/>
          <w:kern w:val="0"/>
          <w:sz w:val="21"/>
          <w:szCs w:val="21"/>
          <w:lang w:eastAsia="en-IN"/>
          <w14:ligatures w14:val="none"/>
        </w:rPr>
        <w:t>&gt;</w:t>
      </w:r>
    </w:p>
    <w:p w14:paraId="129ACE9C"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57F4ED25"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6A3A804D"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input</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type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"password"</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id</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"password"</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name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"password"</w:t>
      </w:r>
      <w:r w:rsidRPr="004E3DA4">
        <w:rPr>
          <w:rFonts w:ascii="Consolas" w:eastAsia="Times New Roman" w:hAnsi="Consolas" w:cs="Times New Roman"/>
          <w:color w:val="808080"/>
          <w:kern w:val="0"/>
          <w:sz w:val="21"/>
          <w:szCs w:val="21"/>
          <w:lang w:eastAsia="en-IN"/>
          <w14:ligatures w14:val="none"/>
        </w:rPr>
        <w:t>&gt;</w:t>
      </w:r>
    </w:p>
    <w:p w14:paraId="6158FE56"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2E220674"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tr</w:t>
      </w:r>
      <w:r w:rsidRPr="004E3DA4">
        <w:rPr>
          <w:rFonts w:ascii="Consolas" w:eastAsia="Times New Roman" w:hAnsi="Consolas" w:cs="Times New Roman"/>
          <w:color w:val="808080"/>
          <w:kern w:val="0"/>
          <w:sz w:val="21"/>
          <w:szCs w:val="21"/>
          <w:lang w:eastAsia="en-IN"/>
          <w14:ligatures w14:val="none"/>
        </w:rPr>
        <w:t>&gt;</w:t>
      </w:r>
    </w:p>
    <w:p w14:paraId="6A5E687B"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colspan</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"2"</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style:align</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"center"</w:t>
      </w:r>
      <w:r w:rsidRPr="004E3DA4">
        <w:rPr>
          <w:rFonts w:ascii="Consolas" w:eastAsia="Times New Roman" w:hAnsi="Consolas" w:cs="Times New Roman"/>
          <w:color w:val="808080"/>
          <w:kern w:val="0"/>
          <w:sz w:val="21"/>
          <w:szCs w:val="21"/>
          <w:lang w:eastAsia="en-IN"/>
          <w14:ligatures w14:val="none"/>
        </w:rPr>
        <w:t>&gt;</w:t>
      </w:r>
    </w:p>
    <w:p w14:paraId="42DB1671"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input</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type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"Submit"</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id</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"Login"</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name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"Login"</w:t>
      </w: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9CDCFE"/>
          <w:kern w:val="0"/>
          <w:sz w:val="21"/>
          <w:szCs w:val="21"/>
          <w:lang w:eastAsia="en-IN"/>
          <w14:ligatures w14:val="none"/>
        </w:rPr>
        <w:t>value</w:t>
      </w:r>
      <w:r w:rsidRPr="004E3DA4">
        <w:rPr>
          <w:rFonts w:ascii="Consolas" w:eastAsia="Times New Roman" w:hAnsi="Consolas" w:cs="Times New Roman"/>
          <w:color w:val="CCCCCC"/>
          <w:kern w:val="0"/>
          <w:sz w:val="21"/>
          <w:szCs w:val="21"/>
          <w:lang w:eastAsia="en-IN"/>
          <w14:ligatures w14:val="none"/>
        </w:rPr>
        <w:t>=</w:t>
      </w:r>
      <w:r w:rsidRPr="004E3DA4">
        <w:rPr>
          <w:rFonts w:ascii="Consolas" w:eastAsia="Times New Roman" w:hAnsi="Consolas" w:cs="Times New Roman"/>
          <w:color w:val="CE9178"/>
          <w:kern w:val="0"/>
          <w:sz w:val="21"/>
          <w:szCs w:val="21"/>
          <w:lang w:eastAsia="en-IN"/>
          <w14:ligatures w14:val="none"/>
        </w:rPr>
        <w:t>"Login"</w:t>
      </w:r>
      <w:r w:rsidRPr="004E3DA4">
        <w:rPr>
          <w:rFonts w:ascii="Consolas" w:eastAsia="Times New Roman" w:hAnsi="Consolas" w:cs="Times New Roman"/>
          <w:color w:val="808080"/>
          <w:kern w:val="0"/>
          <w:sz w:val="21"/>
          <w:szCs w:val="21"/>
          <w:lang w:eastAsia="en-IN"/>
          <w14:ligatures w14:val="none"/>
        </w:rPr>
        <w:t>&gt;</w:t>
      </w:r>
    </w:p>
    <w:p w14:paraId="69F8CC22"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td</w:t>
      </w:r>
      <w:r w:rsidRPr="004E3DA4">
        <w:rPr>
          <w:rFonts w:ascii="Consolas" w:eastAsia="Times New Roman" w:hAnsi="Consolas" w:cs="Times New Roman"/>
          <w:color w:val="808080"/>
          <w:kern w:val="0"/>
          <w:sz w:val="21"/>
          <w:szCs w:val="21"/>
          <w:lang w:eastAsia="en-IN"/>
          <w14:ligatures w14:val="none"/>
        </w:rPr>
        <w:t>&gt;</w:t>
      </w:r>
    </w:p>
    <w:p w14:paraId="08BC2173"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tr</w:t>
      </w:r>
      <w:r w:rsidRPr="004E3DA4">
        <w:rPr>
          <w:rFonts w:ascii="Consolas" w:eastAsia="Times New Roman" w:hAnsi="Consolas" w:cs="Times New Roman"/>
          <w:color w:val="808080"/>
          <w:kern w:val="0"/>
          <w:sz w:val="21"/>
          <w:szCs w:val="21"/>
          <w:lang w:eastAsia="en-IN"/>
          <w14:ligatures w14:val="none"/>
        </w:rPr>
        <w:t>&gt;</w:t>
      </w:r>
    </w:p>
    <w:p w14:paraId="345BFE3D"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table</w:t>
      </w:r>
      <w:r w:rsidRPr="004E3DA4">
        <w:rPr>
          <w:rFonts w:ascii="Consolas" w:eastAsia="Times New Roman" w:hAnsi="Consolas" w:cs="Times New Roman"/>
          <w:color w:val="808080"/>
          <w:kern w:val="0"/>
          <w:sz w:val="21"/>
          <w:szCs w:val="21"/>
          <w:lang w:eastAsia="en-IN"/>
          <w14:ligatures w14:val="none"/>
        </w:rPr>
        <w:t>&gt;</w:t>
      </w:r>
    </w:p>
    <w:p w14:paraId="48352C3F"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F44747"/>
          <w:kern w:val="0"/>
          <w:sz w:val="21"/>
          <w:szCs w:val="21"/>
          <w:lang w:eastAsia="en-IN"/>
          <w14:ligatures w14:val="none"/>
        </w:rPr>
        <w:t>center</w:t>
      </w:r>
      <w:r w:rsidRPr="004E3DA4">
        <w:rPr>
          <w:rFonts w:ascii="Consolas" w:eastAsia="Times New Roman" w:hAnsi="Consolas" w:cs="Times New Roman"/>
          <w:color w:val="808080"/>
          <w:kern w:val="0"/>
          <w:sz w:val="21"/>
          <w:szCs w:val="21"/>
          <w:lang w:eastAsia="en-IN"/>
          <w14:ligatures w14:val="none"/>
        </w:rPr>
        <w:t>&gt;</w:t>
      </w:r>
    </w:p>
    <w:p w14:paraId="3AEF4EAB"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form</w:t>
      </w:r>
      <w:r w:rsidRPr="004E3DA4">
        <w:rPr>
          <w:rFonts w:ascii="Consolas" w:eastAsia="Times New Roman" w:hAnsi="Consolas" w:cs="Times New Roman"/>
          <w:color w:val="808080"/>
          <w:kern w:val="0"/>
          <w:sz w:val="21"/>
          <w:szCs w:val="21"/>
          <w:lang w:eastAsia="en-IN"/>
          <w14:ligatures w14:val="none"/>
        </w:rPr>
        <w:t>&gt;</w:t>
      </w:r>
    </w:p>
    <w:p w14:paraId="09A9D18A"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CCCCCC"/>
          <w:kern w:val="0"/>
          <w:sz w:val="21"/>
          <w:szCs w:val="21"/>
          <w:lang w:eastAsia="en-IN"/>
          <w14:ligatures w14:val="none"/>
        </w:rPr>
        <w:t xml:space="preserve">    </w:t>
      </w:r>
      <w:r w:rsidRPr="004E3DA4">
        <w:rPr>
          <w:rFonts w:ascii="Consolas" w:eastAsia="Times New Roman" w:hAnsi="Consolas" w:cs="Times New Roman"/>
          <w:color w:val="808080"/>
          <w:kern w:val="0"/>
          <w:sz w:val="21"/>
          <w:szCs w:val="21"/>
          <w:lang w:eastAsia="en-IN"/>
          <w14:ligatures w14:val="none"/>
        </w:rPr>
        <w:t>&lt;/</w:t>
      </w:r>
      <w:r w:rsidRPr="004E3DA4">
        <w:rPr>
          <w:rFonts w:ascii="Consolas" w:eastAsia="Times New Roman" w:hAnsi="Consolas" w:cs="Times New Roman"/>
          <w:color w:val="569CD6"/>
          <w:kern w:val="0"/>
          <w:sz w:val="21"/>
          <w:szCs w:val="21"/>
          <w:lang w:eastAsia="en-IN"/>
          <w14:ligatures w14:val="none"/>
        </w:rPr>
        <w:t>body</w:t>
      </w:r>
      <w:r w:rsidRPr="004E3DA4">
        <w:rPr>
          <w:rFonts w:ascii="Consolas" w:eastAsia="Times New Roman" w:hAnsi="Consolas" w:cs="Times New Roman"/>
          <w:color w:val="808080"/>
          <w:kern w:val="0"/>
          <w:sz w:val="21"/>
          <w:szCs w:val="21"/>
          <w:lang w:eastAsia="en-IN"/>
          <w14:ligatures w14:val="none"/>
        </w:rPr>
        <w:t>&gt;</w:t>
      </w:r>
    </w:p>
    <w:p w14:paraId="52D83F53" w14:textId="77777777" w:rsidR="004E3DA4" w:rsidRPr="004E3DA4" w:rsidRDefault="004E3DA4" w:rsidP="004E3D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DA4">
        <w:rPr>
          <w:rFonts w:ascii="Consolas" w:eastAsia="Times New Roman" w:hAnsi="Consolas" w:cs="Times New Roman"/>
          <w:color w:val="808080"/>
          <w:kern w:val="0"/>
          <w:sz w:val="21"/>
          <w:szCs w:val="21"/>
          <w:lang w:eastAsia="en-IN"/>
          <w14:ligatures w14:val="none"/>
        </w:rPr>
        <w:lastRenderedPageBreak/>
        <w:t>&lt;/</w:t>
      </w:r>
      <w:r w:rsidRPr="004E3DA4">
        <w:rPr>
          <w:rFonts w:ascii="Consolas" w:eastAsia="Times New Roman" w:hAnsi="Consolas" w:cs="Times New Roman"/>
          <w:color w:val="569CD6"/>
          <w:kern w:val="0"/>
          <w:sz w:val="21"/>
          <w:szCs w:val="21"/>
          <w:lang w:eastAsia="en-IN"/>
          <w14:ligatures w14:val="none"/>
        </w:rPr>
        <w:t>html</w:t>
      </w:r>
      <w:r w:rsidRPr="004E3DA4">
        <w:rPr>
          <w:rFonts w:ascii="Consolas" w:eastAsia="Times New Roman" w:hAnsi="Consolas" w:cs="Times New Roman"/>
          <w:color w:val="808080"/>
          <w:kern w:val="0"/>
          <w:sz w:val="21"/>
          <w:szCs w:val="21"/>
          <w:lang w:eastAsia="en-IN"/>
          <w14:ligatures w14:val="none"/>
        </w:rPr>
        <w:t>&gt;</w:t>
      </w:r>
    </w:p>
    <w:p w14:paraId="124EDE28" w14:textId="77777777" w:rsidR="008F0F59" w:rsidRDefault="008F0F59" w:rsidP="00342B3B">
      <w:pPr>
        <w:tabs>
          <w:tab w:val="left" w:pos="1068"/>
        </w:tabs>
        <w:rPr>
          <w:rFonts w:ascii="Aptos" w:hAnsi="Aptos"/>
          <w:sz w:val="48"/>
          <w:szCs w:val="48"/>
        </w:rPr>
      </w:pPr>
    </w:p>
    <w:p w14:paraId="4AF1FC59" w14:textId="4B5C3304" w:rsidR="004E3DA4" w:rsidRDefault="004E3DA4" w:rsidP="00342B3B">
      <w:pPr>
        <w:tabs>
          <w:tab w:val="left" w:pos="1068"/>
        </w:tabs>
        <w:rPr>
          <w:rFonts w:ascii="Aptos" w:hAnsi="Aptos"/>
          <w:sz w:val="48"/>
          <w:szCs w:val="48"/>
        </w:rPr>
      </w:pPr>
      <w:r>
        <w:rPr>
          <w:rFonts w:ascii="Aptos" w:hAnsi="Aptos"/>
          <w:sz w:val="48"/>
          <w:szCs w:val="48"/>
        </w:rPr>
        <w:t>USER REGISTRATION FORM:</w:t>
      </w:r>
    </w:p>
    <w:p w14:paraId="3EAE924B"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USER REGISTRATION FORM:</w:t>
      </w:r>
    </w:p>
    <w:p w14:paraId="4A2F12C6"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DOCTYPE</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html</w:t>
      </w:r>
      <w:r w:rsidRPr="003E5A22">
        <w:rPr>
          <w:rFonts w:ascii="Consolas" w:eastAsia="Times New Roman" w:hAnsi="Consolas" w:cs="Times New Roman"/>
          <w:color w:val="808080"/>
          <w:kern w:val="0"/>
          <w:sz w:val="21"/>
          <w:szCs w:val="21"/>
          <w:lang w:eastAsia="en-IN"/>
          <w14:ligatures w14:val="none"/>
        </w:rPr>
        <w:t>&gt;</w:t>
      </w:r>
    </w:p>
    <w:p w14:paraId="0AF0135E"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html</w:t>
      </w:r>
      <w:r w:rsidRPr="003E5A22">
        <w:rPr>
          <w:rFonts w:ascii="Consolas" w:eastAsia="Times New Roman" w:hAnsi="Consolas" w:cs="Times New Roman"/>
          <w:color w:val="808080"/>
          <w:kern w:val="0"/>
          <w:sz w:val="21"/>
          <w:szCs w:val="21"/>
          <w:lang w:eastAsia="en-IN"/>
          <w14:ligatures w14:val="none"/>
        </w:rPr>
        <w:t>&gt;</w:t>
      </w:r>
    </w:p>
    <w:p w14:paraId="3723C40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body</w:t>
      </w:r>
      <w:r w:rsidRPr="003E5A22">
        <w:rPr>
          <w:rFonts w:ascii="Consolas" w:eastAsia="Times New Roman" w:hAnsi="Consolas" w:cs="Times New Roman"/>
          <w:color w:val="808080"/>
          <w:kern w:val="0"/>
          <w:sz w:val="21"/>
          <w:szCs w:val="21"/>
          <w:lang w:eastAsia="en-IN"/>
          <w14:ligatures w14:val="none"/>
        </w:rPr>
        <w:t>&gt;</w:t>
      </w:r>
    </w:p>
    <w:p w14:paraId="72243A4C"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F44747"/>
          <w:kern w:val="0"/>
          <w:sz w:val="21"/>
          <w:szCs w:val="21"/>
          <w:lang w:eastAsia="en-IN"/>
          <w14:ligatures w14:val="none"/>
        </w:rPr>
        <w:t>center</w:t>
      </w:r>
      <w:r w:rsidRPr="003E5A22">
        <w:rPr>
          <w:rFonts w:ascii="Consolas" w:eastAsia="Times New Roman" w:hAnsi="Consolas" w:cs="Times New Roman"/>
          <w:color w:val="808080"/>
          <w:kern w:val="0"/>
          <w:sz w:val="21"/>
          <w:szCs w:val="21"/>
          <w:lang w:eastAsia="en-IN"/>
          <w14:ligatures w14:val="none"/>
        </w:rPr>
        <w:t>&gt;</w:t>
      </w:r>
    </w:p>
    <w:p w14:paraId="72DD7C2E"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h2</w:t>
      </w:r>
      <w:r w:rsidRPr="003E5A22">
        <w:rPr>
          <w:rFonts w:ascii="Consolas" w:eastAsia="Times New Roman" w:hAnsi="Consolas" w:cs="Times New Roman"/>
          <w:color w:val="808080"/>
          <w:kern w:val="0"/>
          <w:sz w:val="21"/>
          <w:szCs w:val="21"/>
          <w:lang w:eastAsia="en-IN"/>
          <w14:ligatures w14:val="none"/>
        </w:rPr>
        <w:t>&gt;</w:t>
      </w:r>
      <w:r w:rsidRPr="003E5A22">
        <w:rPr>
          <w:rFonts w:ascii="Consolas" w:eastAsia="Times New Roman" w:hAnsi="Consolas" w:cs="Times New Roman"/>
          <w:color w:val="CCCCCC"/>
          <w:kern w:val="0"/>
          <w:sz w:val="21"/>
          <w:szCs w:val="21"/>
          <w:lang w:eastAsia="en-IN"/>
          <w14:ligatures w14:val="none"/>
        </w:rPr>
        <w:t>User Registration</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h2</w:t>
      </w:r>
      <w:r w:rsidRPr="003E5A22">
        <w:rPr>
          <w:rFonts w:ascii="Consolas" w:eastAsia="Times New Roman" w:hAnsi="Consolas" w:cs="Times New Roman"/>
          <w:color w:val="808080"/>
          <w:kern w:val="0"/>
          <w:sz w:val="21"/>
          <w:szCs w:val="21"/>
          <w:lang w:eastAsia="en-IN"/>
          <w14:ligatures w14:val="none"/>
        </w:rPr>
        <w:t>&gt;</w:t>
      </w:r>
    </w:p>
    <w:p w14:paraId="35F1D33E"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form</w:t>
      </w:r>
      <w:r w:rsidRPr="003E5A22">
        <w:rPr>
          <w:rFonts w:ascii="Consolas" w:eastAsia="Times New Roman" w:hAnsi="Consolas" w:cs="Times New Roman"/>
          <w:color w:val="808080"/>
          <w:kern w:val="0"/>
          <w:sz w:val="21"/>
          <w:szCs w:val="21"/>
          <w:lang w:eastAsia="en-IN"/>
          <w14:ligatures w14:val="none"/>
        </w:rPr>
        <w:t>&gt;</w:t>
      </w:r>
    </w:p>
    <w:p w14:paraId="1941C5F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table</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width</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"50"</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F44747"/>
          <w:kern w:val="0"/>
          <w:sz w:val="21"/>
          <w:szCs w:val="21"/>
          <w:lang w:eastAsia="en-IN"/>
          <w14:ligatures w14:val="none"/>
        </w:rPr>
        <w:t>border</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"1"</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cellpadding</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"25"</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cellspacing</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"2"</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style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"text-align:center;"</w:t>
      </w:r>
      <w:r w:rsidRPr="003E5A22">
        <w:rPr>
          <w:rFonts w:ascii="Consolas" w:eastAsia="Times New Roman" w:hAnsi="Consolas" w:cs="Times New Roman"/>
          <w:color w:val="808080"/>
          <w:kern w:val="0"/>
          <w:sz w:val="21"/>
          <w:szCs w:val="21"/>
          <w:lang w:eastAsia="en-IN"/>
          <w14:ligatures w14:val="none"/>
        </w:rPr>
        <w:t>&gt;</w:t>
      </w:r>
    </w:p>
    <w:p w14:paraId="0B5489C6"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453619C4"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47874DD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for</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"fname"</w:t>
      </w:r>
      <w:r w:rsidRPr="003E5A22">
        <w:rPr>
          <w:rFonts w:ascii="Consolas" w:eastAsia="Times New Roman" w:hAnsi="Consolas" w:cs="Times New Roman"/>
          <w:color w:val="808080"/>
          <w:kern w:val="0"/>
          <w:sz w:val="21"/>
          <w:szCs w:val="21"/>
          <w:lang w:eastAsia="en-IN"/>
          <w14:ligatures w14:val="none"/>
        </w:rPr>
        <w:t>&gt;</w:t>
      </w:r>
      <w:r w:rsidRPr="003E5A22">
        <w:rPr>
          <w:rFonts w:ascii="Consolas" w:eastAsia="Times New Roman" w:hAnsi="Consolas" w:cs="Times New Roman"/>
          <w:color w:val="CCCCCC"/>
          <w:kern w:val="0"/>
          <w:sz w:val="21"/>
          <w:szCs w:val="21"/>
          <w:lang w:eastAsia="en-IN"/>
          <w14:ligatures w14:val="none"/>
        </w:rPr>
        <w:t>FullName:</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808080"/>
          <w:kern w:val="0"/>
          <w:sz w:val="21"/>
          <w:szCs w:val="21"/>
          <w:lang w:eastAsia="en-IN"/>
          <w14:ligatures w14:val="none"/>
        </w:rPr>
        <w:t>&gt;</w:t>
      </w:r>
    </w:p>
    <w:p w14:paraId="2CC12E0F"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0A10B4D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3DF66935"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"text"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"fname"</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"fname"</w:t>
      </w:r>
      <w:r w:rsidRPr="003E5A22">
        <w:rPr>
          <w:rFonts w:ascii="Consolas" w:eastAsia="Times New Roman" w:hAnsi="Consolas" w:cs="Times New Roman"/>
          <w:color w:val="808080"/>
          <w:kern w:val="0"/>
          <w:sz w:val="21"/>
          <w:szCs w:val="21"/>
          <w:lang w:eastAsia="en-IN"/>
          <w14:ligatures w14:val="none"/>
        </w:rPr>
        <w:t>&gt;</w:t>
      </w:r>
    </w:p>
    <w:p w14:paraId="312EEC93"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70368077"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75EB56DA"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606FF2B0"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for</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"Email"</w:t>
      </w:r>
      <w:r w:rsidRPr="003E5A22">
        <w:rPr>
          <w:rFonts w:ascii="Consolas" w:eastAsia="Times New Roman" w:hAnsi="Consolas" w:cs="Times New Roman"/>
          <w:color w:val="808080"/>
          <w:kern w:val="0"/>
          <w:sz w:val="21"/>
          <w:szCs w:val="21"/>
          <w:lang w:eastAsia="en-IN"/>
          <w14:ligatures w14:val="none"/>
        </w:rPr>
        <w:t>&gt;</w:t>
      </w:r>
      <w:r w:rsidRPr="003E5A22">
        <w:rPr>
          <w:rFonts w:ascii="Consolas" w:eastAsia="Times New Roman" w:hAnsi="Consolas" w:cs="Times New Roman"/>
          <w:color w:val="CCCCCC"/>
          <w:kern w:val="0"/>
          <w:sz w:val="21"/>
          <w:szCs w:val="21"/>
          <w:lang w:eastAsia="en-IN"/>
          <w14:ligatures w14:val="none"/>
        </w:rPr>
        <w:t>Email:</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808080"/>
          <w:kern w:val="0"/>
          <w:sz w:val="21"/>
          <w:szCs w:val="21"/>
          <w:lang w:eastAsia="en-IN"/>
          <w14:ligatures w14:val="none"/>
        </w:rPr>
        <w:t>&gt;</w:t>
      </w:r>
    </w:p>
    <w:p w14:paraId="41BE2FC4"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383B4646"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5503BDA0"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"Email"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"Email"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"Email"</w:t>
      </w:r>
      <w:r w:rsidRPr="003E5A22">
        <w:rPr>
          <w:rFonts w:ascii="Consolas" w:eastAsia="Times New Roman" w:hAnsi="Consolas" w:cs="Times New Roman"/>
          <w:color w:val="808080"/>
          <w:kern w:val="0"/>
          <w:sz w:val="21"/>
          <w:szCs w:val="21"/>
          <w:lang w:eastAsia="en-IN"/>
          <w14:ligatures w14:val="none"/>
        </w:rPr>
        <w:t>&gt;</w:t>
      </w:r>
    </w:p>
    <w:p w14:paraId="0B8E86EF"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75DB3033"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74D50943"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2BD14F8B"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for</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"phone number"</w:t>
      </w:r>
      <w:r w:rsidRPr="003E5A22">
        <w:rPr>
          <w:rFonts w:ascii="Consolas" w:eastAsia="Times New Roman" w:hAnsi="Consolas" w:cs="Times New Roman"/>
          <w:color w:val="808080"/>
          <w:kern w:val="0"/>
          <w:sz w:val="21"/>
          <w:szCs w:val="21"/>
          <w:lang w:eastAsia="en-IN"/>
          <w14:ligatures w14:val="none"/>
        </w:rPr>
        <w:t>&gt;</w:t>
      </w:r>
      <w:r w:rsidRPr="003E5A22">
        <w:rPr>
          <w:rFonts w:ascii="Consolas" w:eastAsia="Times New Roman" w:hAnsi="Consolas" w:cs="Times New Roman"/>
          <w:color w:val="CCCCCC"/>
          <w:kern w:val="0"/>
          <w:sz w:val="21"/>
          <w:szCs w:val="21"/>
          <w:lang w:eastAsia="en-IN"/>
          <w14:ligatures w14:val="none"/>
        </w:rPr>
        <w:t>Phone:</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808080"/>
          <w:kern w:val="0"/>
          <w:sz w:val="21"/>
          <w:szCs w:val="21"/>
          <w:lang w:eastAsia="en-IN"/>
          <w14:ligatures w14:val="none"/>
        </w:rPr>
        <w:t>&gt;</w:t>
      </w:r>
    </w:p>
    <w:p w14:paraId="17E5593F"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549D7FE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393FCB35"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"text"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"phone number"</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"phone nummber"</w:t>
      </w:r>
      <w:r w:rsidRPr="003E5A22">
        <w:rPr>
          <w:rFonts w:ascii="Consolas" w:eastAsia="Times New Roman" w:hAnsi="Consolas" w:cs="Times New Roman"/>
          <w:color w:val="808080"/>
          <w:kern w:val="0"/>
          <w:sz w:val="21"/>
          <w:szCs w:val="21"/>
          <w:lang w:eastAsia="en-IN"/>
          <w14:ligatures w14:val="none"/>
        </w:rPr>
        <w:t>&gt;</w:t>
      </w:r>
    </w:p>
    <w:p w14:paraId="5F637C6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06A78410"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6381FFB9"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0D3C58F7"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5F2DBFC4"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for</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"password"</w:t>
      </w:r>
      <w:r w:rsidRPr="003E5A22">
        <w:rPr>
          <w:rFonts w:ascii="Consolas" w:eastAsia="Times New Roman" w:hAnsi="Consolas" w:cs="Times New Roman"/>
          <w:color w:val="808080"/>
          <w:kern w:val="0"/>
          <w:sz w:val="21"/>
          <w:szCs w:val="21"/>
          <w:lang w:eastAsia="en-IN"/>
          <w14:ligatures w14:val="none"/>
        </w:rPr>
        <w:t>&gt;</w:t>
      </w:r>
      <w:r w:rsidRPr="003E5A22">
        <w:rPr>
          <w:rFonts w:ascii="Consolas" w:eastAsia="Times New Roman" w:hAnsi="Consolas" w:cs="Times New Roman"/>
          <w:color w:val="CCCCCC"/>
          <w:kern w:val="0"/>
          <w:sz w:val="21"/>
          <w:szCs w:val="21"/>
          <w:lang w:eastAsia="en-IN"/>
          <w14:ligatures w14:val="none"/>
        </w:rPr>
        <w:t>Password:</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label</w:t>
      </w:r>
      <w:r w:rsidRPr="003E5A22">
        <w:rPr>
          <w:rFonts w:ascii="Consolas" w:eastAsia="Times New Roman" w:hAnsi="Consolas" w:cs="Times New Roman"/>
          <w:color w:val="808080"/>
          <w:kern w:val="0"/>
          <w:sz w:val="21"/>
          <w:szCs w:val="21"/>
          <w:lang w:eastAsia="en-IN"/>
          <w14:ligatures w14:val="none"/>
        </w:rPr>
        <w:t>&gt;</w:t>
      </w:r>
    </w:p>
    <w:p w14:paraId="79229957"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3F61A853"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20834C99"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"password"</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"password"</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"password"</w:t>
      </w:r>
      <w:r w:rsidRPr="003E5A22">
        <w:rPr>
          <w:rFonts w:ascii="Consolas" w:eastAsia="Times New Roman" w:hAnsi="Consolas" w:cs="Times New Roman"/>
          <w:color w:val="808080"/>
          <w:kern w:val="0"/>
          <w:sz w:val="21"/>
          <w:szCs w:val="21"/>
          <w:lang w:eastAsia="en-IN"/>
          <w14:ligatures w14:val="none"/>
        </w:rPr>
        <w:t>&gt;</w:t>
      </w:r>
    </w:p>
    <w:p w14:paraId="681E584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6F2CAB2C"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1FAFB6F7"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330ADE80"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colspan</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"2"</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style:align</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"center"</w:t>
      </w:r>
      <w:r w:rsidRPr="003E5A22">
        <w:rPr>
          <w:rFonts w:ascii="Consolas" w:eastAsia="Times New Roman" w:hAnsi="Consolas" w:cs="Times New Roman"/>
          <w:color w:val="808080"/>
          <w:kern w:val="0"/>
          <w:sz w:val="21"/>
          <w:szCs w:val="21"/>
          <w:lang w:eastAsia="en-IN"/>
          <w14:ligatures w14:val="none"/>
        </w:rPr>
        <w:t>&gt;</w:t>
      </w:r>
    </w:p>
    <w:p w14:paraId="430693E4"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"Submit"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"Register"</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"Register"</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value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"Register"</w:t>
      </w:r>
      <w:r w:rsidRPr="003E5A22">
        <w:rPr>
          <w:rFonts w:ascii="Consolas" w:eastAsia="Times New Roman" w:hAnsi="Consolas" w:cs="Times New Roman"/>
          <w:color w:val="808080"/>
          <w:kern w:val="0"/>
          <w:sz w:val="21"/>
          <w:szCs w:val="21"/>
          <w:lang w:eastAsia="en-IN"/>
          <w14:ligatures w14:val="none"/>
        </w:rPr>
        <w:t>&gt;</w:t>
      </w:r>
    </w:p>
    <w:p w14:paraId="6E645EED"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input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type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"Reset"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id</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"Reset"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name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"Reset"</w:t>
      </w: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9CDCFE"/>
          <w:kern w:val="0"/>
          <w:sz w:val="21"/>
          <w:szCs w:val="21"/>
          <w:lang w:eastAsia="en-IN"/>
          <w14:ligatures w14:val="none"/>
        </w:rPr>
        <w:t>value</w:t>
      </w:r>
      <w:r w:rsidRPr="003E5A22">
        <w:rPr>
          <w:rFonts w:ascii="Consolas" w:eastAsia="Times New Roman" w:hAnsi="Consolas" w:cs="Times New Roman"/>
          <w:color w:val="CCCCCC"/>
          <w:kern w:val="0"/>
          <w:sz w:val="21"/>
          <w:szCs w:val="21"/>
          <w:lang w:eastAsia="en-IN"/>
          <w14:ligatures w14:val="none"/>
        </w:rPr>
        <w:t>=</w:t>
      </w:r>
      <w:r w:rsidRPr="003E5A22">
        <w:rPr>
          <w:rFonts w:ascii="Consolas" w:eastAsia="Times New Roman" w:hAnsi="Consolas" w:cs="Times New Roman"/>
          <w:color w:val="CE9178"/>
          <w:kern w:val="0"/>
          <w:sz w:val="21"/>
          <w:szCs w:val="21"/>
          <w:lang w:eastAsia="en-IN"/>
          <w14:ligatures w14:val="none"/>
        </w:rPr>
        <w:t>"Reset"</w:t>
      </w:r>
      <w:r w:rsidRPr="003E5A22">
        <w:rPr>
          <w:rFonts w:ascii="Consolas" w:eastAsia="Times New Roman" w:hAnsi="Consolas" w:cs="Times New Roman"/>
          <w:color w:val="808080"/>
          <w:kern w:val="0"/>
          <w:sz w:val="21"/>
          <w:szCs w:val="21"/>
          <w:lang w:eastAsia="en-IN"/>
          <w14:ligatures w14:val="none"/>
        </w:rPr>
        <w:t>&gt;</w:t>
      </w:r>
    </w:p>
    <w:p w14:paraId="1B9AA6C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td</w:t>
      </w:r>
      <w:r w:rsidRPr="003E5A22">
        <w:rPr>
          <w:rFonts w:ascii="Consolas" w:eastAsia="Times New Roman" w:hAnsi="Consolas" w:cs="Times New Roman"/>
          <w:color w:val="808080"/>
          <w:kern w:val="0"/>
          <w:sz w:val="21"/>
          <w:szCs w:val="21"/>
          <w:lang w:eastAsia="en-IN"/>
          <w14:ligatures w14:val="none"/>
        </w:rPr>
        <w:t>&gt;</w:t>
      </w:r>
    </w:p>
    <w:p w14:paraId="16FD03BA"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0384AB79"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lastRenderedPageBreak/>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form</w:t>
      </w:r>
      <w:r w:rsidRPr="003E5A22">
        <w:rPr>
          <w:rFonts w:ascii="Consolas" w:eastAsia="Times New Roman" w:hAnsi="Consolas" w:cs="Times New Roman"/>
          <w:color w:val="808080"/>
          <w:kern w:val="0"/>
          <w:sz w:val="21"/>
          <w:szCs w:val="21"/>
          <w:lang w:eastAsia="en-IN"/>
          <w14:ligatures w14:val="none"/>
        </w:rPr>
        <w:t>&gt;</w:t>
      </w:r>
    </w:p>
    <w:p w14:paraId="13B2FD94"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table</w:t>
      </w:r>
      <w:r w:rsidRPr="003E5A22">
        <w:rPr>
          <w:rFonts w:ascii="Consolas" w:eastAsia="Times New Roman" w:hAnsi="Consolas" w:cs="Times New Roman"/>
          <w:color w:val="808080"/>
          <w:kern w:val="0"/>
          <w:sz w:val="21"/>
          <w:szCs w:val="21"/>
          <w:lang w:eastAsia="en-IN"/>
          <w14:ligatures w14:val="none"/>
        </w:rPr>
        <w:t>&gt;</w:t>
      </w:r>
    </w:p>
    <w:p w14:paraId="54B6C83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tr</w:t>
      </w:r>
      <w:r w:rsidRPr="003E5A22">
        <w:rPr>
          <w:rFonts w:ascii="Consolas" w:eastAsia="Times New Roman" w:hAnsi="Consolas" w:cs="Times New Roman"/>
          <w:color w:val="808080"/>
          <w:kern w:val="0"/>
          <w:sz w:val="21"/>
          <w:szCs w:val="21"/>
          <w:lang w:eastAsia="en-IN"/>
          <w14:ligatures w14:val="none"/>
        </w:rPr>
        <w:t>&gt;</w:t>
      </w:r>
    </w:p>
    <w:p w14:paraId="032BE1B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F44747"/>
          <w:kern w:val="0"/>
          <w:sz w:val="21"/>
          <w:szCs w:val="21"/>
          <w:lang w:eastAsia="en-IN"/>
          <w14:ligatures w14:val="none"/>
        </w:rPr>
        <w:t>center</w:t>
      </w:r>
      <w:r w:rsidRPr="003E5A22">
        <w:rPr>
          <w:rFonts w:ascii="Consolas" w:eastAsia="Times New Roman" w:hAnsi="Consolas" w:cs="Times New Roman"/>
          <w:color w:val="808080"/>
          <w:kern w:val="0"/>
          <w:sz w:val="21"/>
          <w:szCs w:val="21"/>
          <w:lang w:eastAsia="en-IN"/>
          <w14:ligatures w14:val="none"/>
        </w:rPr>
        <w:t>&gt;</w:t>
      </w:r>
    </w:p>
    <w:p w14:paraId="457DF281"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CCCCCC"/>
          <w:kern w:val="0"/>
          <w:sz w:val="21"/>
          <w:szCs w:val="21"/>
          <w:lang w:eastAsia="en-IN"/>
          <w14:ligatures w14:val="none"/>
        </w:rPr>
        <w:t xml:space="preserve">    </w:t>
      </w: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body</w:t>
      </w:r>
      <w:r w:rsidRPr="003E5A22">
        <w:rPr>
          <w:rFonts w:ascii="Consolas" w:eastAsia="Times New Roman" w:hAnsi="Consolas" w:cs="Times New Roman"/>
          <w:color w:val="808080"/>
          <w:kern w:val="0"/>
          <w:sz w:val="21"/>
          <w:szCs w:val="21"/>
          <w:lang w:eastAsia="en-IN"/>
          <w14:ligatures w14:val="none"/>
        </w:rPr>
        <w:t>&gt;</w:t>
      </w:r>
    </w:p>
    <w:p w14:paraId="0BCD2958" w14:textId="77777777" w:rsidR="003E5A22" w:rsidRPr="003E5A22" w:rsidRDefault="003E5A22" w:rsidP="003E5A2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A22">
        <w:rPr>
          <w:rFonts w:ascii="Consolas" w:eastAsia="Times New Roman" w:hAnsi="Consolas" w:cs="Times New Roman"/>
          <w:color w:val="808080"/>
          <w:kern w:val="0"/>
          <w:sz w:val="21"/>
          <w:szCs w:val="21"/>
          <w:lang w:eastAsia="en-IN"/>
          <w14:ligatures w14:val="none"/>
        </w:rPr>
        <w:t>&lt;/</w:t>
      </w:r>
      <w:r w:rsidRPr="003E5A22">
        <w:rPr>
          <w:rFonts w:ascii="Consolas" w:eastAsia="Times New Roman" w:hAnsi="Consolas" w:cs="Times New Roman"/>
          <w:color w:val="569CD6"/>
          <w:kern w:val="0"/>
          <w:sz w:val="21"/>
          <w:szCs w:val="21"/>
          <w:lang w:eastAsia="en-IN"/>
          <w14:ligatures w14:val="none"/>
        </w:rPr>
        <w:t>html</w:t>
      </w:r>
      <w:r w:rsidRPr="003E5A22">
        <w:rPr>
          <w:rFonts w:ascii="Consolas" w:eastAsia="Times New Roman" w:hAnsi="Consolas" w:cs="Times New Roman"/>
          <w:color w:val="808080"/>
          <w:kern w:val="0"/>
          <w:sz w:val="21"/>
          <w:szCs w:val="21"/>
          <w:lang w:eastAsia="en-IN"/>
          <w14:ligatures w14:val="none"/>
        </w:rPr>
        <w:t>&gt;</w:t>
      </w:r>
    </w:p>
    <w:p w14:paraId="3A1789E6" w14:textId="77777777" w:rsidR="004E3DA4" w:rsidRDefault="004E3DA4" w:rsidP="00342B3B">
      <w:pPr>
        <w:tabs>
          <w:tab w:val="left" w:pos="1068"/>
        </w:tabs>
        <w:rPr>
          <w:rFonts w:ascii="Aptos" w:hAnsi="Aptos"/>
          <w:sz w:val="48"/>
          <w:szCs w:val="48"/>
        </w:rPr>
      </w:pPr>
    </w:p>
    <w:p w14:paraId="454F6764" w14:textId="49382CC1" w:rsidR="003E5A22" w:rsidRDefault="003E5A22" w:rsidP="00342B3B">
      <w:pPr>
        <w:tabs>
          <w:tab w:val="left" w:pos="1068"/>
        </w:tabs>
        <w:rPr>
          <w:rFonts w:ascii="Aptos" w:hAnsi="Aptos"/>
          <w:sz w:val="48"/>
          <w:szCs w:val="48"/>
        </w:rPr>
      </w:pPr>
      <w:r>
        <w:rPr>
          <w:rFonts w:ascii="Aptos" w:hAnsi="Aptos"/>
          <w:sz w:val="48"/>
          <w:szCs w:val="48"/>
        </w:rPr>
        <w:t>OUTPUT:</w:t>
      </w:r>
    </w:p>
    <w:p w14:paraId="74389612" w14:textId="219A0F72" w:rsidR="003E5A22" w:rsidRDefault="00D334DC" w:rsidP="00342B3B">
      <w:pPr>
        <w:tabs>
          <w:tab w:val="left" w:pos="1068"/>
        </w:tabs>
        <w:rPr>
          <w:rFonts w:ascii="Aptos" w:hAnsi="Aptos"/>
          <w:sz w:val="48"/>
          <w:szCs w:val="48"/>
        </w:rPr>
      </w:pPr>
      <w:r w:rsidRPr="00D334DC">
        <w:rPr>
          <w:rFonts w:ascii="Aptos" w:hAnsi="Aptos"/>
          <w:noProof/>
          <w:sz w:val="48"/>
          <w:szCs w:val="48"/>
        </w:rPr>
        <w:drawing>
          <wp:inline distT="0" distB="0" distL="0" distR="0" wp14:anchorId="2E4F58D0" wp14:editId="2FDAB8F8">
            <wp:extent cx="6645910" cy="2699385"/>
            <wp:effectExtent l="0" t="0" r="2540" b="5715"/>
            <wp:docPr id="8864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4520" name=""/>
                    <pic:cNvPicPr/>
                  </pic:nvPicPr>
                  <pic:blipFill>
                    <a:blip r:embed="rId27"/>
                    <a:stretch>
                      <a:fillRect/>
                    </a:stretch>
                  </pic:blipFill>
                  <pic:spPr>
                    <a:xfrm>
                      <a:off x="0" y="0"/>
                      <a:ext cx="6645910" cy="2699385"/>
                    </a:xfrm>
                    <a:prstGeom prst="rect">
                      <a:avLst/>
                    </a:prstGeom>
                  </pic:spPr>
                </pic:pic>
              </a:graphicData>
            </a:graphic>
          </wp:inline>
        </w:drawing>
      </w:r>
    </w:p>
    <w:p w14:paraId="73DC3C5F" w14:textId="77777777" w:rsidR="00C92FAC" w:rsidRDefault="00C92FAC" w:rsidP="00342B3B">
      <w:pPr>
        <w:tabs>
          <w:tab w:val="left" w:pos="1068"/>
        </w:tabs>
        <w:rPr>
          <w:rFonts w:ascii="Aptos" w:hAnsi="Aptos"/>
          <w:sz w:val="48"/>
          <w:szCs w:val="48"/>
        </w:rPr>
      </w:pPr>
    </w:p>
    <w:p w14:paraId="7C34C08B"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Explanation:</w:t>
      </w:r>
    </w:p>
    <w:p w14:paraId="0ECB8591"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1. &lt;label&gt; = Provides a clickable text description that tells the user what information to enter.</w:t>
      </w:r>
    </w:p>
    <w:p w14:paraId="30CFC2E6"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2. &lt;input&gt; = Creates an interactive field where the user can actually type data or select options.</w:t>
      </w:r>
    </w:p>
    <w:p w14:paraId="2D74C660"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3. &lt;iframe&gt; = Acts as a window to display another website or HTML document inside your current page.</w:t>
      </w:r>
    </w:p>
    <w:p w14:paraId="73EB1C06"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lastRenderedPageBreak/>
        <w:t>4. &lt;centre&gt; = Used to align content to the middle of the page.</w:t>
      </w:r>
    </w:p>
    <w:p w14:paraId="1D9F1981"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5. Src = Tells the &lt;iframe&gt; exactly which file to display inside the window.</w:t>
      </w:r>
    </w:p>
    <w:p w14:paraId="7BA21F22"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6. Type = Defines what kind of input to show (e.g., text for names, password to hide characters, or submit for a button).</w:t>
      </w:r>
    </w:p>
    <w:p w14:paraId="1591612D" w14:textId="77777777" w:rsidR="004B1B32" w:rsidRPr="004B1B32" w:rsidRDefault="004B1B32" w:rsidP="004B1B32">
      <w:pPr>
        <w:tabs>
          <w:tab w:val="left" w:pos="1068"/>
        </w:tabs>
        <w:rPr>
          <w:rFonts w:ascii="Aptos" w:hAnsi="Aptos"/>
          <w:sz w:val="48"/>
          <w:szCs w:val="48"/>
        </w:rPr>
      </w:pPr>
      <w:r w:rsidRPr="004B1B32">
        <w:rPr>
          <w:rFonts w:ascii="Aptos" w:hAnsi="Aptos"/>
          <w:sz w:val="48"/>
          <w:szCs w:val="48"/>
        </w:rPr>
        <w:t>7. Id = A unique name for an element that connects it to a &lt;label&gt;.</w:t>
      </w:r>
    </w:p>
    <w:p w14:paraId="78B02DDE" w14:textId="77777777" w:rsidR="005B353B" w:rsidRDefault="004B1B32" w:rsidP="004B1B32">
      <w:pPr>
        <w:tabs>
          <w:tab w:val="left" w:pos="1068"/>
        </w:tabs>
        <w:rPr>
          <w:rFonts w:ascii="Aptos" w:hAnsi="Aptos"/>
          <w:sz w:val="48"/>
          <w:szCs w:val="48"/>
        </w:rPr>
      </w:pPr>
      <w:r w:rsidRPr="004B1B32">
        <w:rPr>
          <w:rFonts w:ascii="Aptos" w:hAnsi="Aptos"/>
          <w:sz w:val="48"/>
          <w:szCs w:val="48"/>
        </w:rPr>
        <w:t>8. Name = The "key" or label sent to the</w:t>
      </w:r>
    </w:p>
    <w:p w14:paraId="0549BEB6" w14:textId="27EE3691" w:rsidR="004B1B32" w:rsidRPr="004B1B32" w:rsidRDefault="004B1B32" w:rsidP="004B1B32">
      <w:pPr>
        <w:tabs>
          <w:tab w:val="left" w:pos="1068"/>
        </w:tabs>
        <w:rPr>
          <w:rFonts w:ascii="Aptos" w:hAnsi="Aptos"/>
          <w:sz w:val="48"/>
          <w:szCs w:val="48"/>
        </w:rPr>
      </w:pPr>
      <w:r w:rsidRPr="004B1B32">
        <w:rPr>
          <w:rFonts w:ascii="Aptos" w:hAnsi="Aptos"/>
          <w:sz w:val="48"/>
          <w:szCs w:val="48"/>
        </w:rPr>
        <w:t xml:space="preserve"> server so it knows which piece of data belongs to which field.</w:t>
      </w:r>
    </w:p>
    <w:p w14:paraId="5331E5F8" w14:textId="79260AE7" w:rsidR="00C92FAC" w:rsidRDefault="004B1B32" w:rsidP="004B1B32">
      <w:pPr>
        <w:tabs>
          <w:tab w:val="left" w:pos="1068"/>
        </w:tabs>
        <w:rPr>
          <w:rFonts w:ascii="Aptos" w:hAnsi="Aptos"/>
          <w:sz w:val="48"/>
          <w:szCs w:val="48"/>
        </w:rPr>
      </w:pPr>
      <w:r w:rsidRPr="004B1B32">
        <w:rPr>
          <w:rFonts w:ascii="Aptos" w:hAnsi="Aptos"/>
          <w:sz w:val="48"/>
          <w:szCs w:val="48"/>
        </w:rPr>
        <w:t>9. For = Used in a &lt;label&gt; to link it to the id of an &lt;input&gt;, making the label clickable.</w:t>
      </w:r>
    </w:p>
    <w:p w14:paraId="2FAE6C98" w14:textId="649F92A4" w:rsidR="004B1B32" w:rsidRDefault="004B1B32" w:rsidP="004B1B32">
      <w:pPr>
        <w:tabs>
          <w:tab w:val="left" w:pos="1068"/>
        </w:tabs>
        <w:rPr>
          <w:rFonts w:ascii="Aptos" w:hAnsi="Aptos"/>
          <w:sz w:val="48"/>
          <w:szCs w:val="48"/>
        </w:rPr>
      </w:pPr>
      <w:r>
        <w:rPr>
          <w:rFonts w:ascii="Aptos" w:hAnsi="Aptos"/>
          <w:sz w:val="48"/>
          <w:szCs w:val="48"/>
        </w:rPr>
        <w:t xml:space="preserve">     </w:t>
      </w:r>
    </w:p>
    <w:p w14:paraId="471351B8" w14:textId="77777777" w:rsidR="004B1B32" w:rsidRDefault="004B1B32" w:rsidP="004B1B32">
      <w:pPr>
        <w:tabs>
          <w:tab w:val="left" w:pos="1068"/>
        </w:tabs>
        <w:rPr>
          <w:rFonts w:ascii="Aptos" w:hAnsi="Aptos"/>
          <w:sz w:val="48"/>
          <w:szCs w:val="48"/>
        </w:rPr>
      </w:pPr>
    </w:p>
    <w:p w14:paraId="7A2BF0DA" w14:textId="2E791042" w:rsidR="004B1B32" w:rsidRDefault="004B1B32" w:rsidP="004B1B32">
      <w:pPr>
        <w:tabs>
          <w:tab w:val="left" w:pos="1068"/>
        </w:tabs>
        <w:rPr>
          <w:rFonts w:ascii="Aptos" w:hAnsi="Aptos"/>
          <w:sz w:val="48"/>
          <w:szCs w:val="48"/>
        </w:rPr>
      </w:pPr>
      <w:r>
        <w:rPr>
          <w:rFonts w:ascii="Aptos" w:hAnsi="Aptos"/>
          <w:sz w:val="48"/>
          <w:szCs w:val="48"/>
        </w:rPr>
        <w:t xml:space="preserve">                                             WEEK-5</w:t>
      </w:r>
    </w:p>
    <w:p w14:paraId="2050009F" w14:textId="7FBD9AF2" w:rsidR="005B353B" w:rsidRDefault="005B353B" w:rsidP="004B1B32">
      <w:pPr>
        <w:tabs>
          <w:tab w:val="left" w:pos="1068"/>
        </w:tabs>
        <w:rPr>
          <w:rFonts w:ascii="Aptos" w:hAnsi="Aptos"/>
          <w:sz w:val="48"/>
          <w:szCs w:val="48"/>
        </w:rPr>
      </w:pPr>
      <w:r w:rsidRPr="005B353B">
        <w:rPr>
          <w:rFonts w:ascii="Aptos" w:hAnsi="Aptos"/>
          <w:sz w:val="48"/>
          <w:szCs w:val="48"/>
        </w:rPr>
        <w:t>5.A)Aim: creating a card layout using tag consider three cards and a button using html and css.</w:t>
      </w:r>
    </w:p>
    <w:p w14:paraId="324FB15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lastRenderedPageBreak/>
        <w:t>&lt;</w:t>
      </w:r>
      <w:r w:rsidRPr="005B353B">
        <w:rPr>
          <w:rFonts w:ascii="Consolas" w:eastAsia="Times New Roman" w:hAnsi="Consolas" w:cs="Times New Roman"/>
          <w:color w:val="569CD6"/>
          <w:kern w:val="0"/>
          <w:sz w:val="21"/>
          <w:szCs w:val="21"/>
          <w:lang w:eastAsia="en-IN"/>
          <w14:ligatures w14:val="none"/>
        </w:rPr>
        <w:t>DOCTYPE</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html</w:t>
      </w:r>
      <w:r w:rsidRPr="005B353B">
        <w:rPr>
          <w:rFonts w:ascii="Consolas" w:eastAsia="Times New Roman" w:hAnsi="Consolas" w:cs="Times New Roman"/>
          <w:color w:val="808080"/>
          <w:kern w:val="0"/>
          <w:sz w:val="21"/>
          <w:szCs w:val="21"/>
          <w:lang w:eastAsia="en-IN"/>
          <w14:ligatures w14:val="none"/>
        </w:rPr>
        <w:t>&gt;</w:t>
      </w:r>
    </w:p>
    <w:p w14:paraId="36542C4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html</w:t>
      </w:r>
      <w:r w:rsidRPr="005B353B">
        <w:rPr>
          <w:rFonts w:ascii="Consolas" w:eastAsia="Times New Roman" w:hAnsi="Consolas" w:cs="Times New Roman"/>
          <w:color w:val="808080"/>
          <w:kern w:val="0"/>
          <w:sz w:val="21"/>
          <w:szCs w:val="21"/>
          <w:lang w:eastAsia="en-IN"/>
          <w14:ligatures w14:val="none"/>
        </w:rPr>
        <w:t>&gt;</w:t>
      </w:r>
    </w:p>
    <w:p w14:paraId="56338FE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head</w:t>
      </w:r>
      <w:r w:rsidRPr="005B353B">
        <w:rPr>
          <w:rFonts w:ascii="Consolas" w:eastAsia="Times New Roman" w:hAnsi="Consolas" w:cs="Times New Roman"/>
          <w:color w:val="808080"/>
          <w:kern w:val="0"/>
          <w:sz w:val="21"/>
          <w:szCs w:val="21"/>
          <w:lang w:eastAsia="en-IN"/>
          <w14:ligatures w14:val="none"/>
        </w:rPr>
        <w:t>&gt;</w:t>
      </w:r>
    </w:p>
    <w:p w14:paraId="1325371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style</w:t>
      </w:r>
      <w:r w:rsidRPr="005B353B">
        <w:rPr>
          <w:rFonts w:ascii="Consolas" w:eastAsia="Times New Roman" w:hAnsi="Consolas" w:cs="Times New Roman"/>
          <w:color w:val="808080"/>
          <w:kern w:val="0"/>
          <w:sz w:val="21"/>
          <w:szCs w:val="21"/>
          <w:lang w:eastAsia="en-IN"/>
          <w14:ligatures w14:val="none"/>
        </w:rPr>
        <w:t>&gt;</w:t>
      </w:r>
    </w:p>
    <w:p w14:paraId="15BF257B"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body</w:t>
      </w:r>
      <w:r w:rsidRPr="005B353B">
        <w:rPr>
          <w:rFonts w:ascii="Consolas" w:eastAsia="Times New Roman" w:hAnsi="Consolas" w:cs="Times New Roman"/>
          <w:color w:val="D4D4D4"/>
          <w:kern w:val="0"/>
          <w:sz w:val="21"/>
          <w:szCs w:val="21"/>
          <w:lang w:eastAsia="en-IN"/>
          <w14:ligatures w14:val="none"/>
        </w:rPr>
        <w:t>{</w:t>
      </w:r>
    </w:p>
    <w:p w14:paraId="610D950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background-color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#ffffff</w:t>
      </w:r>
      <w:r w:rsidRPr="005B353B">
        <w:rPr>
          <w:rFonts w:ascii="Consolas" w:eastAsia="Times New Roman" w:hAnsi="Consolas" w:cs="Times New Roman"/>
          <w:color w:val="D4D4D4"/>
          <w:kern w:val="0"/>
          <w:sz w:val="21"/>
          <w:szCs w:val="21"/>
          <w:lang w:eastAsia="en-IN"/>
          <w14:ligatures w14:val="none"/>
        </w:rPr>
        <w:t>;</w:t>
      </w:r>
    </w:p>
    <w:p w14:paraId="611B3A55"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99B454"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w:t>
      </w:r>
    </w:p>
    <w:p w14:paraId="5FA7F87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h1</w:t>
      </w:r>
      <w:r w:rsidRPr="005B353B">
        <w:rPr>
          <w:rFonts w:ascii="Consolas" w:eastAsia="Times New Roman" w:hAnsi="Consolas" w:cs="Times New Roman"/>
          <w:color w:val="D4D4D4"/>
          <w:kern w:val="0"/>
          <w:sz w:val="21"/>
          <w:szCs w:val="21"/>
          <w:lang w:eastAsia="en-IN"/>
          <w14:ligatures w14:val="none"/>
        </w:rPr>
        <w:t>{</w:t>
      </w:r>
    </w:p>
    <w:p w14:paraId="49F3FA7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text-align</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center</w:t>
      </w:r>
      <w:r w:rsidRPr="005B353B">
        <w:rPr>
          <w:rFonts w:ascii="Consolas" w:eastAsia="Times New Roman" w:hAnsi="Consolas" w:cs="Times New Roman"/>
          <w:color w:val="D4D4D4"/>
          <w:kern w:val="0"/>
          <w:sz w:val="21"/>
          <w:szCs w:val="21"/>
          <w:lang w:eastAsia="en-IN"/>
          <w14:ligatures w14:val="none"/>
        </w:rPr>
        <w:t>;</w:t>
      </w:r>
    </w:p>
    <w:p w14:paraId="2FDCB67F"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font-family</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'Lucida Sans'</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'Lucida Sans Regular'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'Lucida Grande'</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'Lucida Sans Unicode'</w:t>
      </w:r>
      <w:r w:rsidRPr="005B353B">
        <w:rPr>
          <w:rFonts w:ascii="Consolas" w:eastAsia="Times New Roman" w:hAnsi="Consolas" w:cs="Times New Roman"/>
          <w:color w:val="D4D4D4"/>
          <w:kern w:val="0"/>
          <w:sz w:val="21"/>
          <w:szCs w:val="21"/>
          <w:lang w:eastAsia="en-IN"/>
          <w14:ligatures w14:val="none"/>
        </w:rPr>
        <w:t xml:space="preserve">, Geneva, </w:t>
      </w:r>
      <w:r w:rsidRPr="005B353B">
        <w:rPr>
          <w:rFonts w:ascii="Consolas" w:eastAsia="Times New Roman" w:hAnsi="Consolas" w:cs="Times New Roman"/>
          <w:color w:val="CE9178"/>
          <w:kern w:val="0"/>
          <w:sz w:val="21"/>
          <w:szCs w:val="21"/>
          <w:lang w:eastAsia="en-IN"/>
          <w14:ligatures w14:val="none"/>
        </w:rPr>
        <w:t>Verdana</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sans-serif</w:t>
      </w:r>
      <w:r w:rsidRPr="005B353B">
        <w:rPr>
          <w:rFonts w:ascii="Consolas" w:eastAsia="Times New Roman" w:hAnsi="Consolas" w:cs="Times New Roman"/>
          <w:color w:val="D4D4D4"/>
          <w:kern w:val="0"/>
          <w:sz w:val="21"/>
          <w:szCs w:val="21"/>
          <w:lang w:eastAsia="en-IN"/>
          <w14:ligatures w14:val="none"/>
        </w:rPr>
        <w:t>;</w:t>
      </w:r>
    </w:p>
    <w:p w14:paraId="4151E500"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w:t>
      </w:r>
    </w:p>
    <w:p w14:paraId="7DCB1A0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.container</w:t>
      </w:r>
      <w:r w:rsidRPr="005B353B">
        <w:rPr>
          <w:rFonts w:ascii="Consolas" w:eastAsia="Times New Roman" w:hAnsi="Consolas" w:cs="Times New Roman"/>
          <w:color w:val="D4D4D4"/>
          <w:kern w:val="0"/>
          <w:sz w:val="21"/>
          <w:szCs w:val="21"/>
          <w:lang w:eastAsia="en-IN"/>
          <w14:ligatures w14:val="none"/>
        </w:rPr>
        <w:t xml:space="preserve"> {</w:t>
      </w:r>
    </w:p>
    <w:p w14:paraId="73B33185"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display</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flex</w:t>
      </w:r>
      <w:r w:rsidRPr="005B353B">
        <w:rPr>
          <w:rFonts w:ascii="Consolas" w:eastAsia="Times New Roman" w:hAnsi="Consolas" w:cs="Times New Roman"/>
          <w:color w:val="D4D4D4"/>
          <w:kern w:val="0"/>
          <w:sz w:val="21"/>
          <w:szCs w:val="21"/>
          <w:lang w:eastAsia="en-IN"/>
          <w14:ligatures w14:val="none"/>
        </w:rPr>
        <w:t>;</w:t>
      </w:r>
    </w:p>
    <w:p w14:paraId="3C7FC290"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justify-content</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center</w:t>
      </w:r>
      <w:r w:rsidRPr="005B353B">
        <w:rPr>
          <w:rFonts w:ascii="Consolas" w:eastAsia="Times New Roman" w:hAnsi="Consolas" w:cs="Times New Roman"/>
          <w:color w:val="D4D4D4"/>
          <w:kern w:val="0"/>
          <w:sz w:val="21"/>
          <w:szCs w:val="21"/>
          <w:lang w:eastAsia="en-IN"/>
          <w14:ligatures w14:val="none"/>
        </w:rPr>
        <w:t>;</w:t>
      </w:r>
    </w:p>
    <w:p w14:paraId="0C57E2E9"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gap</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25px</w:t>
      </w:r>
      <w:r w:rsidRPr="005B353B">
        <w:rPr>
          <w:rFonts w:ascii="Consolas" w:eastAsia="Times New Roman" w:hAnsi="Consolas" w:cs="Times New Roman"/>
          <w:color w:val="D4D4D4"/>
          <w:kern w:val="0"/>
          <w:sz w:val="21"/>
          <w:szCs w:val="21"/>
          <w:lang w:eastAsia="en-IN"/>
          <w14:ligatures w14:val="none"/>
        </w:rPr>
        <w:t>;</w:t>
      </w:r>
    </w:p>
    <w:p w14:paraId="22A8BAE5"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padding</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40px</w:t>
      </w:r>
      <w:r w:rsidRPr="005B353B">
        <w:rPr>
          <w:rFonts w:ascii="Consolas" w:eastAsia="Times New Roman" w:hAnsi="Consolas" w:cs="Times New Roman"/>
          <w:color w:val="D4D4D4"/>
          <w:kern w:val="0"/>
          <w:sz w:val="21"/>
          <w:szCs w:val="21"/>
          <w:lang w:eastAsia="en-IN"/>
          <w14:ligatures w14:val="none"/>
        </w:rPr>
        <w:t>;</w:t>
      </w:r>
    </w:p>
    <w:p w14:paraId="3E16AA26"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background-color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#e9ecef</w:t>
      </w:r>
      <w:r w:rsidRPr="005B353B">
        <w:rPr>
          <w:rFonts w:ascii="Consolas" w:eastAsia="Times New Roman" w:hAnsi="Consolas" w:cs="Times New Roman"/>
          <w:color w:val="D4D4D4"/>
          <w:kern w:val="0"/>
          <w:sz w:val="21"/>
          <w:szCs w:val="21"/>
          <w:lang w:eastAsia="en-IN"/>
          <w14:ligatures w14:val="none"/>
        </w:rPr>
        <w:t>;</w:t>
      </w:r>
    </w:p>
    <w:p w14:paraId="068A4E2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border-radius</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15px</w:t>
      </w:r>
      <w:r w:rsidRPr="005B353B">
        <w:rPr>
          <w:rFonts w:ascii="Consolas" w:eastAsia="Times New Roman" w:hAnsi="Consolas" w:cs="Times New Roman"/>
          <w:color w:val="D4D4D4"/>
          <w:kern w:val="0"/>
          <w:sz w:val="21"/>
          <w:szCs w:val="21"/>
          <w:lang w:eastAsia="en-IN"/>
          <w14:ligatures w14:val="none"/>
        </w:rPr>
        <w:t>;</w:t>
      </w:r>
    </w:p>
    <w:p w14:paraId="02E5A3B6"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margin</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20px</w:t>
      </w:r>
      <w:r w:rsidRPr="005B353B">
        <w:rPr>
          <w:rFonts w:ascii="Consolas" w:eastAsia="Times New Roman" w:hAnsi="Consolas" w:cs="Times New Roman"/>
          <w:color w:val="D4D4D4"/>
          <w:kern w:val="0"/>
          <w:sz w:val="21"/>
          <w:szCs w:val="21"/>
          <w:lang w:eastAsia="en-IN"/>
          <w14:ligatures w14:val="none"/>
        </w:rPr>
        <w:t>;</w:t>
      </w:r>
    </w:p>
    <w:p w14:paraId="3EC639A9"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w:t>
      </w:r>
    </w:p>
    <w:p w14:paraId="559ED93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010FF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.card</w:t>
      </w:r>
      <w:r w:rsidRPr="005B353B">
        <w:rPr>
          <w:rFonts w:ascii="Consolas" w:eastAsia="Times New Roman" w:hAnsi="Consolas" w:cs="Times New Roman"/>
          <w:color w:val="D4D4D4"/>
          <w:kern w:val="0"/>
          <w:sz w:val="21"/>
          <w:szCs w:val="21"/>
          <w:lang w:eastAsia="en-IN"/>
          <w14:ligatures w14:val="none"/>
        </w:rPr>
        <w:t xml:space="preserve"> {</w:t>
      </w:r>
    </w:p>
    <w:p w14:paraId="25CF4F6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background</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#ffffff</w:t>
      </w:r>
      <w:r w:rsidRPr="005B353B">
        <w:rPr>
          <w:rFonts w:ascii="Consolas" w:eastAsia="Times New Roman" w:hAnsi="Consolas" w:cs="Times New Roman"/>
          <w:color w:val="D4D4D4"/>
          <w:kern w:val="0"/>
          <w:sz w:val="21"/>
          <w:szCs w:val="21"/>
          <w:lang w:eastAsia="en-IN"/>
          <w14:ligatures w14:val="none"/>
        </w:rPr>
        <w:t>;</w:t>
      </w:r>
    </w:p>
    <w:p w14:paraId="1D25EAE0"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padding</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20px</w:t>
      </w:r>
      <w:r w:rsidRPr="005B353B">
        <w:rPr>
          <w:rFonts w:ascii="Consolas" w:eastAsia="Times New Roman" w:hAnsi="Consolas" w:cs="Times New Roman"/>
          <w:color w:val="D4D4D4"/>
          <w:kern w:val="0"/>
          <w:sz w:val="21"/>
          <w:szCs w:val="21"/>
          <w:lang w:eastAsia="en-IN"/>
          <w14:ligatures w14:val="none"/>
        </w:rPr>
        <w:t xml:space="preserve">;; </w:t>
      </w:r>
    </w:p>
    <w:p w14:paraId="52B05FA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max-width</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300px</w:t>
      </w:r>
      <w:r w:rsidRPr="005B353B">
        <w:rPr>
          <w:rFonts w:ascii="Consolas" w:eastAsia="Times New Roman" w:hAnsi="Consolas" w:cs="Times New Roman"/>
          <w:color w:val="D4D4D4"/>
          <w:kern w:val="0"/>
          <w:sz w:val="21"/>
          <w:szCs w:val="21"/>
          <w:lang w:eastAsia="en-IN"/>
          <w14:ligatures w14:val="none"/>
        </w:rPr>
        <w:t>;</w:t>
      </w:r>
    </w:p>
    <w:p w14:paraId="5352600F"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border-radius</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10px</w:t>
      </w:r>
      <w:r w:rsidRPr="005B353B">
        <w:rPr>
          <w:rFonts w:ascii="Consolas" w:eastAsia="Times New Roman" w:hAnsi="Consolas" w:cs="Times New Roman"/>
          <w:color w:val="D4D4D4"/>
          <w:kern w:val="0"/>
          <w:sz w:val="21"/>
          <w:szCs w:val="21"/>
          <w:lang w:eastAsia="en-IN"/>
          <w14:ligatures w14:val="none"/>
        </w:rPr>
        <w:t>;</w:t>
      </w:r>
    </w:p>
    <w:p w14:paraId="1A3C09D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box-shadow</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0</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4px</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6px</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CDCAA"/>
          <w:kern w:val="0"/>
          <w:sz w:val="21"/>
          <w:szCs w:val="21"/>
          <w:lang w:eastAsia="en-IN"/>
          <w14:ligatures w14:val="none"/>
        </w:rPr>
        <w:t>rgba</w:t>
      </w:r>
      <w:r w:rsidRPr="005B353B">
        <w:rPr>
          <w:rFonts w:ascii="Consolas" w:eastAsia="Times New Roman" w:hAnsi="Consolas" w:cs="Times New Roman"/>
          <w:color w:val="D4D4D4"/>
          <w:kern w:val="0"/>
          <w:sz w:val="21"/>
          <w:szCs w:val="21"/>
          <w:lang w:eastAsia="en-IN"/>
          <w14:ligatures w14:val="none"/>
        </w:rPr>
        <w:t>(</w:t>
      </w:r>
      <w:r w:rsidRPr="005B353B">
        <w:rPr>
          <w:rFonts w:ascii="Consolas" w:eastAsia="Times New Roman" w:hAnsi="Consolas" w:cs="Times New Roman"/>
          <w:color w:val="B5CEA8"/>
          <w:kern w:val="0"/>
          <w:sz w:val="21"/>
          <w:szCs w:val="21"/>
          <w:lang w:eastAsia="en-IN"/>
          <w14:ligatures w14:val="none"/>
        </w:rPr>
        <w:t>0</w:t>
      </w:r>
      <w:r w:rsidRPr="005B353B">
        <w:rPr>
          <w:rFonts w:ascii="Consolas" w:eastAsia="Times New Roman" w:hAnsi="Consolas" w:cs="Times New Roman"/>
          <w:color w:val="D4D4D4"/>
          <w:kern w:val="0"/>
          <w:sz w:val="21"/>
          <w:szCs w:val="21"/>
          <w:lang w:eastAsia="en-IN"/>
          <w14:ligatures w14:val="none"/>
        </w:rPr>
        <w:t>,</w:t>
      </w:r>
      <w:r w:rsidRPr="005B353B">
        <w:rPr>
          <w:rFonts w:ascii="Consolas" w:eastAsia="Times New Roman" w:hAnsi="Consolas" w:cs="Times New Roman"/>
          <w:color w:val="B5CEA8"/>
          <w:kern w:val="0"/>
          <w:sz w:val="21"/>
          <w:szCs w:val="21"/>
          <w:lang w:eastAsia="en-IN"/>
          <w14:ligatures w14:val="none"/>
        </w:rPr>
        <w:t>0</w:t>
      </w:r>
      <w:r w:rsidRPr="005B353B">
        <w:rPr>
          <w:rFonts w:ascii="Consolas" w:eastAsia="Times New Roman" w:hAnsi="Consolas" w:cs="Times New Roman"/>
          <w:color w:val="D4D4D4"/>
          <w:kern w:val="0"/>
          <w:sz w:val="21"/>
          <w:szCs w:val="21"/>
          <w:lang w:eastAsia="en-IN"/>
          <w14:ligatures w14:val="none"/>
        </w:rPr>
        <w:t>,</w:t>
      </w:r>
      <w:r w:rsidRPr="005B353B">
        <w:rPr>
          <w:rFonts w:ascii="Consolas" w:eastAsia="Times New Roman" w:hAnsi="Consolas" w:cs="Times New Roman"/>
          <w:color w:val="B5CEA8"/>
          <w:kern w:val="0"/>
          <w:sz w:val="21"/>
          <w:szCs w:val="21"/>
          <w:lang w:eastAsia="en-IN"/>
          <w14:ligatures w14:val="none"/>
        </w:rPr>
        <w:t>0</w:t>
      </w:r>
      <w:r w:rsidRPr="005B353B">
        <w:rPr>
          <w:rFonts w:ascii="Consolas" w:eastAsia="Times New Roman" w:hAnsi="Consolas" w:cs="Times New Roman"/>
          <w:color w:val="D4D4D4"/>
          <w:kern w:val="0"/>
          <w:sz w:val="21"/>
          <w:szCs w:val="21"/>
          <w:lang w:eastAsia="en-IN"/>
          <w14:ligatures w14:val="none"/>
        </w:rPr>
        <w:t>,</w:t>
      </w:r>
      <w:r w:rsidRPr="005B353B">
        <w:rPr>
          <w:rFonts w:ascii="Consolas" w:eastAsia="Times New Roman" w:hAnsi="Consolas" w:cs="Times New Roman"/>
          <w:color w:val="B5CEA8"/>
          <w:kern w:val="0"/>
          <w:sz w:val="21"/>
          <w:szCs w:val="21"/>
          <w:lang w:eastAsia="en-IN"/>
          <w14:ligatures w14:val="none"/>
        </w:rPr>
        <w:t>0.1</w:t>
      </w:r>
      <w:r w:rsidRPr="005B353B">
        <w:rPr>
          <w:rFonts w:ascii="Consolas" w:eastAsia="Times New Roman" w:hAnsi="Consolas" w:cs="Times New Roman"/>
          <w:color w:val="D4D4D4"/>
          <w:kern w:val="0"/>
          <w:sz w:val="21"/>
          <w:szCs w:val="21"/>
          <w:lang w:eastAsia="en-IN"/>
          <w14:ligatures w14:val="none"/>
        </w:rPr>
        <w:t>);</w:t>
      </w:r>
    </w:p>
    <w:p w14:paraId="0C52A0F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text-align</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center</w:t>
      </w:r>
      <w:r w:rsidRPr="005B353B">
        <w:rPr>
          <w:rFonts w:ascii="Consolas" w:eastAsia="Times New Roman" w:hAnsi="Consolas" w:cs="Times New Roman"/>
          <w:color w:val="D4D4D4"/>
          <w:kern w:val="0"/>
          <w:sz w:val="21"/>
          <w:szCs w:val="21"/>
          <w:lang w:eastAsia="en-IN"/>
          <w14:ligatures w14:val="none"/>
        </w:rPr>
        <w:t>;</w:t>
      </w:r>
    </w:p>
    <w:p w14:paraId="58F653D0"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font-family</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sans-serif</w:t>
      </w:r>
      <w:r w:rsidRPr="005B353B">
        <w:rPr>
          <w:rFonts w:ascii="Consolas" w:eastAsia="Times New Roman" w:hAnsi="Consolas" w:cs="Times New Roman"/>
          <w:color w:val="D4D4D4"/>
          <w:kern w:val="0"/>
          <w:sz w:val="21"/>
          <w:szCs w:val="21"/>
          <w:lang w:eastAsia="en-IN"/>
          <w14:ligatures w14:val="none"/>
        </w:rPr>
        <w:t>;</w:t>
      </w:r>
    </w:p>
    <w:p w14:paraId="7CFA26D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 </w:t>
      </w:r>
    </w:p>
    <w:p w14:paraId="23B186A9"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.img</w:t>
      </w:r>
      <w:r w:rsidRPr="005B353B">
        <w:rPr>
          <w:rFonts w:ascii="Consolas" w:eastAsia="Times New Roman" w:hAnsi="Consolas" w:cs="Times New Roman"/>
          <w:color w:val="D4D4D4"/>
          <w:kern w:val="0"/>
          <w:sz w:val="21"/>
          <w:szCs w:val="21"/>
          <w:lang w:eastAsia="en-IN"/>
          <w14:ligatures w14:val="none"/>
        </w:rPr>
        <w:t>{</w:t>
      </w:r>
    </w:p>
    <w:p w14:paraId="6C87D8D5"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width</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75%</w:t>
      </w:r>
      <w:r w:rsidRPr="005B353B">
        <w:rPr>
          <w:rFonts w:ascii="Consolas" w:eastAsia="Times New Roman" w:hAnsi="Consolas" w:cs="Times New Roman"/>
          <w:color w:val="D4D4D4"/>
          <w:kern w:val="0"/>
          <w:sz w:val="21"/>
          <w:szCs w:val="21"/>
          <w:lang w:eastAsia="en-IN"/>
          <w14:ligatures w14:val="none"/>
        </w:rPr>
        <w:t>;</w:t>
      </w:r>
    </w:p>
    <w:p w14:paraId="3296629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border-radius</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15px</w:t>
      </w:r>
      <w:r w:rsidRPr="005B353B">
        <w:rPr>
          <w:rFonts w:ascii="Consolas" w:eastAsia="Times New Roman" w:hAnsi="Consolas" w:cs="Times New Roman"/>
          <w:color w:val="D4D4D4"/>
          <w:kern w:val="0"/>
          <w:sz w:val="21"/>
          <w:szCs w:val="21"/>
          <w:lang w:eastAsia="en-IN"/>
          <w14:ligatures w14:val="none"/>
        </w:rPr>
        <w:t>;</w:t>
      </w:r>
    </w:p>
    <w:p w14:paraId="4E51BEA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    </w:t>
      </w:r>
    </w:p>
    <w:p w14:paraId="310B1D0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6556A9"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.click-me-box</w:t>
      </w:r>
      <w:r w:rsidRPr="005B353B">
        <w:rPr>
          <w:rFonts w:ascii="Consolas" w:eastAsia="Times New Roman" w:hAnsi="Consolas" w:cs="Times New Roman"/>
          <w:color w:val="D4D4D4"/>
          <w:kern w:val="0"/>
          <w:sz w:val="21"/>
          <w:szCs w:val="21"/>
          <w:lang w:eastAsia="en-IN"/>
          <w14:ligatures w14:val="none"/>
        </w:rPr>
        <w:t xml:space="preserve"> {</w:t>
      </w:r>
    </w:p>
    <w:p w14:paraId="54BA3EF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display</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block</w:t>
      </w:r>
      <w:r w:rsidRPr="005B353B">
        <w:rPr>
          <w:rFonts w:ascii="Consolas" w:eastAsia="Times New Roman" w:hAnsi="Consolas" w:cs="Times New Roman"/>
          <w:color w:val="D4D4D4"/>
          <w:kern w:val="0"/>
          <w:sz w:val="21"/>
          <w:szCs w:val="21"/>
          <w:lang w:eastAsia="en-IN"/>
          <w14:ligatures w14:val="none"/>
        </w:rPr>
        <w:t>;</w:t>
      </w:r>
    </w:p>
    <w:p w14:paraId="080DDAE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margin</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15px</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auto</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0</w:t>
      </w:r>
      <w:r w:rsidRPr="005B353B">
        <w:rPr>
          <w:rFonts w:ascii="Consolas" w:eastAsia="Times New Roman" w:hAnsi="Consolas" w:cs="Times New Roman"/>
          <w:color w:val="D4D4D4"/>
          <w:kern w:val="0"/>
          <w:sz w:val="21"/>
          <w:szCs w:val="21"/>
          <w:lang w:eastAsia="en-IN"/>
          <w14:ligatures w14:val="none"/>
        </w:rPr>
        <w:t>;</w:t>
      </w:r>
    </w:p>
    <w:p w14:paraId="1693959B"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padding</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10px</w:t>
      </w:r>
      <w:r w:rsidRPr="005B353B">
        <w:rPr>
          <w:rFonts w:ascii="Consolas" w:eastAsia="Times New Roman" w:hAnsi="Consolas" w:cs="Times New Roman"/>
          <w:color w:val="D4D4D4"/>
          <w:kern w:val="0"/>
          <w:sz w:val="21"/>
          <w:szCs w:val="21"/>
          <w:lang w:eastAsia="en-IN"/>
          <w14:ligatures w14:val="none"/>
        </w:rPr>
        <w:t>;</w:t>
      </w:r>
    </w:p>
    <w:p w14:paraId="36DF0BF0"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background-color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#5148f9</w:t>
      </w:r>
      <w:r w:rsidRPr="005B353B">
        <w:rPr>
          <w:rFonts w:ascii="Consolas" w:eastAsia="Times New Roman" w:hAnsi="Consolas" w:cs="Times New Roman"/>
          <w:color w:val="D4D4D4"/>
          <w:kern w:val="0"/>
          <w:sz w:val="21"/>
          <w:szCs w:val="21"/>
          <w:lang w:eastAsia="en-IN"/>
          <w14:ligatures w14:val="none"/>
        </w:rPr>
        <w:t>;</w:t>
      </w:r>
    </w:p>
    <w:p w14:paraId="25D9CB9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color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white</w:t>
      </w:r>
      <w:r w:rsidRPr="005B353B">
        <w:rPr>
          <w:rFonts w:ascii="Consolas" w:eastAsia="Times New Roman" w:hAnsi="Consolas" w:cs="Times New Roman"/>
          <w:color w:val="D4D4D4"/>
          <w:kern w:val="0"/>
          <w:sz w:val="21"/>
          <w:szCs w:val="21"/>
          <w:lang w:eastAsia="en-IN"/>
          <w14:ligatures w14:val="none"/>
        </w:rPr>
        <w:t>;</w:t>
      </w:r>
    </w:p>
    <w:p w14:paraId="2F64D5D9"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border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none</w:t>
      </w:r>
      <w:r w:rsidRPr="005B353B">
        <w:rPr>
          <w:rFonts w:ascii="Consolas" w:eastAsia="Times New Roman" w:hAnsi="Consolas" w:cs="Times New Roman"/>
          <w:color w:val="D4D4D4"/>
          <w:kern w:val="0"/>
          <w:sz w:val="21"/>
          <w:szCs w:val="21"/>
          <w:lang w:eastAsia="en-IN"/>
          <w14:ligatures w14:val="none"/>
        </w:rPr>
        <w:t>;</w:t>
      </w:r>
    </w:p>
    <w:p w14:paraId="4A6CA5D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border-radius</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B5CEA8"/>
          <w:kern w:val="0"/>
          <w:sz w:val="21"/>
          <w:szCs w:val="21"/>
          <w:lang w:eastAsia="en-IN"/>
          <w14:ligatures w14:val="none"/>
        </w:rPr>
        <w:t>55px</w:t>
      </w:r>
      <w:r w:rsidRPr="005B353B">
        <w:rPr>
          <w:rFonts w:ascii="Consolas" w:eastAsia="Times New Roman" w:hAnsi="Consolas" w:cs="Times New Roman"/>
          <w:color w:val="D4D4D4"/>
          <w:kern w:val="0"/>
          <w:sz w:val="21"/>
          <w:szCs w:val="21"/>
          <w:lang w:eastAsia="en-IN"/>
          <w14:ligatures w14:val="none"/>
        </w:rPr>
        <w:t>;</w:t>
      </w:r>
    </w:p>
    <w:p w14:paraId="452247C6"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cursor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pointer</w:t>
      </w:r>
      <w:r w:rsidRPr="005B353B">
        <w:rPr>
          <w:rFonts w:ascii="Consolas" w:eastAsia="Times New Roman" w:hAnsi="Consolas" w:cs="Times New Roman"/>
          <w:color w:val="D4D4D4"/>
          <w:kern w:val="0"/>
          <w:sz w:val="21"/>
          <w:szCs w:val="21"/>
          <w:lang w:eastAsia="en-IN"/>
          <w14:ligatures w14:val="none"/>
        </w:rPr>
        <w:t>;</w:t>
      </w:r>
    </w:p>
    <w:p w14:paraId="4F2852A4"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font-weight</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bold</w:t>
      </w:r>
      <w:r w:rsidRPr="005B353B">
        <w:rPr>
          <w:rFonts w:ascii="Consolas" w:eastAsia="Times New Roman" w:hAnsi="Consolas" w:cs="Times New Roman"/>
          <w:color w:val="D4D4D4"/>
          <w:kern w:val="0"/>
          <w:sz w:val="21"/>
          <w:szCs w:val="21"/>
          <w:lang w:eastAsia="en-IN"/>
          <w14:ligatures w14:val="none"/>
        </w:rPr>
        <w:t>;</w:t>
      </w:r>
    </w:p>
    <w:p w14:paraId="58F74401"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w:t>
      </w:r>
    </w:p>
    <w:p w14:paraId="20F8BFD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E38C85"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D7BA7D"/>
          <w:kern w:val="0"/>
          <w:sz w:val="21"/>
          <w:szCs w:val="21"/>
          <w:lang w:eastAsia="en-IN"/>
          <w14:ligatures w14:val="none"/>
        </w:rPr>
        <w:t>.click-me-box:hover</w:t>
      </w:r>
      <w:r w:rsidRPr="005B353B">
        <w:rPr>
          <w:rFonts w:ascii="Consolas" w:eastAsia="Times New Roman" w:hAnsi="Consolas" w:cs="Times New Roman"/>
          <w:color w:val="D4D4D4"/>
          <w:kern w:val="0"/>
          <w:sz w:val="21"/>
          <w:szCs w:val="21"/>
          <w:lang w:eastAsia="en-IN"/>
          <w14:ligatures w14:val="none"/>
        </w:rPr>
        <w:t xml:space="preserve"> {</w:t>
      </w:r>
    </w:p>
    <w:p w14:paraId="11928AC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background-color</w:t>
      </w:r>
      <w:r w:rsidRPr="005B353B">
        <w:rPr>
          <w:rFonts w:ascii="Consolas" w:eastAsia="Times New Roman" w:hAnsi="Consolas" w:cs="Times New Roman"/>
          <w:color w:val="D4D4D4"/>
          <w:kern w:val="0"/>
          <w:sz w:val="21"/>
          <w:szCs w:val="21"/>
          <w:lang w:eastAsia="en-IN"/>
          <w14:ligatures w14:val="none"/>
        </w:rPr>
        <w:t xml:space="preserve">: </w:t>
      </w:r>
      <w:r w:rsidRPr="005B353B">
        <w:rPr>
          <w:rFonts w:ascii="Consolas" w:eastAsia="Times New Roman" w:hAnsi="Consolas" w:cs="Times New Roman"/>
          <w:color w:val="CE9178"/>
          <w:kern w:val="0"/>
          <w:sz w:val="21"/>
          <w:szCs w:val="21"/>
          <w:lang w:eastAsia="en-IN"/>
          <w14:ligatures w14:val="none"/>
        </w:rPr>
        <w:t>#7094ff</w:t>
      </w:r>
      <w:r w:rsidRPr="005B353B">
        <w:rPr>
          <w:rFonts w:ascii="Consolas" w:eastAsia="Times New Roman" w:hAnsi="Consolas" w:cs="Times New Roman"/>
          <w:color w:val="D4D4D4"/>
          <w:kern w:val="0"/>
          <w:sz w:val="21"/>
          <w:szCs w:val="21"/>
          <w:lang w:eastAsia="en-IN"/>
          <w14:ligatures w14:val="none"/>
        </w:rPr>
        <w:t>;</w:t>
      </w:r>
    </w:p>
    <w:p w14:paraId="3DE1F00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t>        }</w:t>
      </w:r>
    </w:p>
    <w:p w14:paraId="1FC2D65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D4D4D4"/>
          <w:kern w:val="0"/>
          <w:sz w:val="21"/>
          <w:szCs w:val="21"/>
          <w:lang w:eastAsia="en-IN"/>
          <w14:ligatures w14:val="none"/>
        </w:rPr>
        <w:lastRenderedPageBreak/>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style</w:t>
      </w:r>
      <w:r w:rsidRPr="005B353B">
        <w:rPr>
          <w:rFonts w:ascii="Consolas" w:eastAsia="Times New Roman" w:hAnsi="Consolas" w:cs="Times New Roman"/>
          <w:color w:val="808080"/>
          <w:kern w:val="0"/>
          <w:sz w:val="21"/>
          <w:szCs w:val="21"/>
          <w:lang w:eastAsia="en-IN"/>
          <w14:ligatures w14:val="none"/>
        </w:rPr>
        <w:t>&gt;</w:t>
      </w:r>
    </w:p>
    <w:p w14:paraId="10A5F3F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head</w:t>
      </w:r>
      <w:r w:rsidRPr="005B353B">
        <w:rPr>
          <w:rFonts w:ascii="Consolas" w:eastAsia="Times New Roman" w:hAnsi="Consolas" w:cs="Times New Roman"/>
          <w:color w:val="808080"/>
          <w:kern w:val="0"/>
          <w:sz w:val="21"/>
          <w:szCs w:val="21"/>
          <w:lang w:eastAsia="en-IN"/>
          <w14:ligatures w14:val="none"/>
        </w:rPr>
        <w:t>&gt;</w:t>
      </w:r>
    </w:p>
    <w:p w14:paraId="498C35B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body</w:t>
      </w:r>
      <w:r w:rsidRPr="005B353B">
        <w:rPr>
          <w:rFonts w:ascii="Consolas" w:eastAsia="Times New Roman" w:hAnsi="Consolas" w:cs="Times New Roman"/>
          <w:color w:val="808080"/>
          <w:kern w:val="0"/>
          <w:sz w:val="21"/>
          <w:szCs w:val="21"/>
          <w:lang w:eastAsia="en-IN"/>
          <w14:ligatures w14:val="none"/>
        </w:rPr>
        <w:t>&gt;</w:t>
      </w:r>
    </w:p>
    <w:p w14:paraId="22F4E301"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h1</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Trimurti</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h1</w:t>
      </w:r>
      <w:r w:rsidRPr="005B353B">
        <w:rPr>
          <w:rFonts w:ascii="Consolas" w:eastAsia="Times New Roman" w:hAnsi="Consolas" w:cs="Times New Roman"/>
          <w:color w:val="808080"/>
          <w:kern w:val="0"/>
          <w:sz w:val="21"/>
          <w:szCs w:val="21"/>
          <w:lang w:eastAsia="en-IN"/>
          <w14:ligatures w14:val="none"/>
        </w:rPr>
        <w:t>&gt;</w:t>
      </w:r>
    </w:p>
    <w:p w14:paraId="27B5621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803C0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"container"</w:t>
      </w:r>
      <w:r w:rsidRPr="005B353B">
        <w:rPr>
          <w:rFonts w:ascii="Consolas" w:eastAsia="Times New Roman" w:hAnsi="Consolas" w:cs="Times New Roman"/>
          <w:color w:val="808080"/>
          <w:kern w:val="0"/>
          <w:sz w:val="21"/>
          <w:szCs w:val="21"/>
          <w:lang w:eastAsia="en-IN"/>
          <w14:ligatures w14:val="none"/>
        </w:rPr>
        <w:t>&gt;</w:t>
      </w:r>
    </w:p>
    <w:p w14:paraId="768BE38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A4D682"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"card"</w:t>
      </w:r>
      <w:r w:rsidRPr="005B353B">
        <w:rPr>
          <w:rFonts w:ascii="Consolas" w:eastAsia="Times New Roman" w:hAnsi="Consolas" w:cs="Times New Roman"/>
          <w:color w:val="808080"/>
          <w:kern w:val="0"/>
          <w:sz w:val="21"/>
          <w:szCs w:val="21"/>
          <w:lang w:eastAsia="en-IN"/>
          <w14:ligatures w14:val="none"/>
        </w:rPr>
        <w:t>&gt;</w:t>
      </w:r>
    </w:p>
    <w:p w14:paraId="21C62E0B"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VENKATESHWARA</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p>
    <w:p w14:paraId="4AE1165D"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img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src</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"uid1.jpg.jpeg"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"img"</w:t>
      </w:r>
      <w:r w:rsidRPr="005B353B">
        <w:rPr>
          <w:rFonts w:ascii="Consolas" w:eastAsia="Times New Roman" w:hAnsi="Consolas" w:cs="Times New Roman"/>
          <w:color w:val="808080"/>
          <w:kern w:val="0"/>
          <w:sz w:val="21"/>
          <w:szCs w:val="21"/>
          <w:lang w:eastAsia="en-IN"/>
          <w14:ligatures w14:val="none"/>
        </w:rPr>
        <w:t>&gt;</w:t>
      </w:r>
    </w:p>
    <w:p w14:paraId="3823DABB"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Venkateswara, also known as Balaji, Srinivasa, or Venkatachalapati, is a revered form of Lord Vishnu worshipped primarily at the Tirumala Venkateswara Temple in Andhra Pradesh, India.</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p>
    <w:p w14:paraId="528B15D1"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"click-me-box"</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Click Me</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808080"/>
          <w:kern w:val="0"/>
          <w:sz w:val="21"/>
          <w:szCs w:val="21"/>
          <w:lang w:eastAsia="en-IN"/>
          <w14:ligatures w14:val="none"/>
        </w:rPr>
        <w:t>&gt;</w:t>
      </w:r>
    </w:p>
    <w:p w14:paraId="3CD0E39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808080"/>
          <w:kern w:val="0"/>
          <w:sz w:val="21"/>
          <w:szCs w:val="21"/>
          <w:lang w:eastAsia="en-IN"/>
          <w14:ligatures w14:val="none"/>
        </w:rPr>
        <w:t>&gt;</w:t>
      </w:r>
    </w:p>
    <w:p w14:paraId="34B9056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122F6B"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"card"</w:t>
      </w:r>
      <w:r w:rsidRPr="005B353B">
        <w:rPr>
          <w:rFonts w:ascii="Consolas" w:eastAsia="Times New Roman" w:hAnsi="Consolas" w:cs="Times New Roman"/>
          <w:color w:val="808080"/>
          <w:kern w:val="0"/>
          <w:sz w:val="21"/>
          <w:szCs w:val="21"/>
          <w:lang w:eastAsia="en-IN"/>
          <w14:ligatures w14:val="none"/>
        </w:rPr>
        <w:t>&gt;</w:t>
      </w:r>
    </w:p>
    <w:p w14:paraId="09B1E94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SHIVA</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p>
    <w:p w14:paraId="094EEE4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img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src</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"uid2.jpg.jpeg"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img</w:t>
      </w:r>
      <w:r w:rsidRPr="005B353B">
        <w:rPr>
          <w:rFonts w:ascii="Consolas" w:eastAsia="Times New Roman" w:hAnsi="Consolas" w:cs="Times New Roman"/>
          <w:color w:val="808080"/>
          <w:kern w:val="0"/>
          <w:sz w:val="21"/>
          <w:szCs w:val="21"/>
          <w:lang w:eastAsia="en-IN"/>
          <w14:ligatures w14:val="none"/>
        </w:rPr>
        <w:t>&gt;</w:t>
      </w:r>
    </w:p>
    <w:p w14:paraId="34172CE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Shiva, also known as Mahadev ("Great God"), is one of the most prominent deities in Hinduism</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p>
    <w:p w14:paraId="7823367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"click-me-box"</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Click Me</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808080"/>
          <w:kern w:val="0"/>
          <w:sz w:val="21"/>
          <w:szCs w:val="21"/>
          <w:lang w:eastAsia="en-IN"/>
          <w14:ligatures w14:val="none"/>
        </w:rPr>
        <w:t>&gt;</w:t>
      </w:r>
    </w:p>
    <w:p w14:paraId="79EE7B07"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808080"/>
          <w:kern w:val="0"/>
          <w:sz w:val="21"/>
          <w:szCs w:val="21"/>
          <w:lang w:eastAsia="en-IN"/>
          <w14:ligatures w14:val="none"/>
        </w:rPr>
        <w:t>&gt;</w:t>
      </w:r>
    </w:p>
    <w:p w14:paraId="4CF2B41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F42D54"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"card"</w:t>
      </w:r>
      <w:r w:rsidRPr="005B353B">
        <w:rPr>
          <w:rFonts w:ascii="Consolas" w:eastAsia="Times New Roman" w:hAnsi="Consolas" w:cs="Times New Roman"/>
          <w:color w:val="808080"/>
          <w:kern w:val="0"/>
          <w:sz w:val="21"/>
          <w:szCs w:val="21"/>
          <w:lang w:eastAsia="en-IN"/>
          <w14:ligatures w14:val="none"/>
        </w:rPr>
        <w:t>&gt;</w:t>
      </w:r>
    </w:p>
    <w:p w14:paraId="537BA7D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BRAMHA</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h3</w:t>
      </w:r>
      <w:r w:rsidRPr="005B353B">
        <w:rPr>
          <w:rFonts w:ascii="Consolas" w:eastAsia="Times New Roman" w:hAnsi="Consolas" w:cs="Times New Roman"/>
          <w:color w:val="808080"/>
          <w:kern w:val="0"/>
          <w:sz w:val="21"/>
          <w:szCs w:val="21"/>
          <w:lang w:eastAsia="en-IN"/>
          <w14:ligatures w14:val="none"/>
        </w:rPr>
        <w:t>&gt;</w:t>
      </w:r>
    </w:p>
    <w:p w14:paraId="49E3938A"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img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src</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"uid3.jpg.jpeg"</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"img"</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 xml:space="preserve">            </w:t>
      </w:r>
    </w:p>
    <w:p w14:paraId="3A9FEF3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Lord Brahma is the Creator god in the Hindu trinity, the Trimurti</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p</w:t>
      </w:r>
      <w:r w:rsidRPr="005B353B">
        <w:rPr>
          <w:rFonts w:ascii="Consolas" w:eastAsia="Times New Roman" w:hAnsi="Consolas" w:cs="Times New Roman"/>
          <w:color w:val="808080"/>
          <w:kern w:val="0"/>
          <w:sz w:val="21"/>
          <w:szCs w:val="21"/>
          <w:lang w:eastAsia="en-IN"/>
          <w14:ligatures w14:val="none"/>
        </w:rPr>
        <w:t>&gt;</w:t>
      </w:r>
    </w:p>
    <w:p w14:paraId="24A837BE"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9CDCFE"/>
          <w:kern w:val="0"/>
          <w:sz w:val="21"/>
          <w:szCs w:val="21"/>
          <w:lang w:eastAsia="en-IN"/>
          <w14:ligatures w14:val="none"/>
        </w:rPr>
        <w:t>class</w:t>
      </w:r>
      <w:r w:rsidRPr="005B353B">
        <w:rPr>
          <w:rFonts w:ascii="Consolas" w:eastAsia="Times New Roman" w:hAnsi="Consolas" w:cs="Times New Roman"/>
          <w:color w:val="CCCCCC"/>
          <w:kern w:val="0"/>
          <w:sz w:val="21"/>
          <w:szCs w:val="21"/>
          <w:lang w:eastAsia="en-IN"/>
          <w14:ligatures w14:val="none"/>
        </w:rPr>
        <w:t>=</w:t>
      </w:r>
      <w:r w:rsidRPr="005B353B">
        <w:rPr>
          <w:rFonts w:ascii="Consolas" w:eastAsia="Times New Roman" w:hAnsi="Consolas" w:cs="Times New Roman"/>
          <w:color w:val="CE9178"/>
          <w:kern w:val="0"/>
          <w:sz w:val="21"/>
          <w:szCs w:val="21"/>
          <w:lang w:eastAsia="en-IN"/>
          <w14:ligatures w14:val="none"/>
        </w:rPr>
        <w:t>"click-me-box"</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Click Me</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button</w:t>
      </w:r>
      <w:r w:rsidRPr="005B353B">
        <w:rPr>
          <w:rFonts w:ascii="Consolas" w:eastAsia="Times New Roman" w:hAnsi="Consolas" w:cs="Times New Roman"/>
          <w:color w:val="808080"/>
          <w:kern w:val="0"/>
          <w:sz w:val="21"/>
          <w:szCs w:val="21"/>
          <w:lang w:eastAsia="en-IN"/>
          <w14:ligatures w14:val="none"/>
        </w:rPr>
        <w:t>&gt;</w:t>
      </w:r>
    </w:p>
    <w:p w14:paraId="646F410C"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808080"/>
          <w:kern w:val="0"/>
          <w:sz w:val="21"/>
          <w:szCs w:val="21"/>
          <w:lang w:eastAsia="en-IN"/>
          <w14:ligatures w14:val="none"/>
        </w:rPr>
        <w:t>&gt;</w:t>
      </w:r>
    </w:p>
    <w:p w14:paraId="1B1F5F13"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8F1D18"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div</w:t>
      </w:r>
      <w:r w:rsidRPr="005B353B">
        <w:rPr>
          <w:rFonts w:ascii="Consolas" w:eastAsia="Times New Roman" w:hAnsi="Consolas" w:cs="Times New Roman"/>
          <w:color w:val="808080"/>
          <w:kern w:val="0"/>
          <w:sz w:val="21"/>
          <w:szCs w:val="21"/>
          <w:lang w:eastAsia="en-IN"/>
          <w14:ligatures w14:val="none"/>
        </w:rPr>
        <w:t>&gt;</w:t>
      </w:r>
      <w:r w:rsidRPr="005B353B">
        <w:rPr>
          <w:rFonts w:ascii="Consolas" w:eastAsia="Times New Roman" w:hAnsi="Consolas" w:cs="Times New Roman"/>
          <w:color w:val="CCCCCC"/>
          <w:kern w:val="0"/>
          <w:sz w:val="21"/>
          <w:szCs w:val="21"/>
          <w:lang w:eastAsia="en-IN"/>
          <w14:ligatures w14:val="none"/>
        </w:rPr>
        <w:t xml:space="preserve"> </w:t>
      </w:r>
    </w:p>
    <w:p w14:paraId="165BD63F"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CCCCCC"/>
          <w:kern w:val="0"/>
          <w:sz w:val="21"/>
          <w:szCs w:val="21"/>
          <w:lang w:eastAsia="en-IN"/>
          <w14:ligatures w14:val="none"/>
        </w:rPr>
        <w:t xml:space="preserve">    </w:t>
      </w: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body</w:t>
      </w:r>
      <w:r w:rsidRPr="005B353B">
        <w:rPr>
          <w:rFonts w:ascii="Consolas" w:eastAsia="Times New Roman" w:hAnsi="Consolas" w:cs="Times New Roman"/>
          <w:color w:val="808080"/>
          <w:kern w:val="0"/>
          <w:sz w:val="21"/>
          <w:szCs w:val="21"/>
          <w:lang w:eastAsia="en-IN"/>
          <w14:ligatures w14:val="none"/>
        </w:rPr>
        <w:t>&gt;</w:t>
      </w:r>
    </w:p>
    <w:p w14:paraId="5C36EF06" w14:textId="77777777" w:rsidR="005B353B" w:rsidRPr="005B353B" w:rsidRDefault="005B353B" w:rsidP="005B353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353B">
        <w:rPr>
          <w:rFonts w:ascii="Consolas" w:eastAsia="Times New Roman" w:hAnsi="Consolas" w:cs="Times New Roman"/>
          <w:color w:val="808080"/>
          <w:kern w:val="0"/>
          <w:sz w:val="21"/>
          <w:szCs w:val="21"/>
          <w:lang w:eastAsia="en-IN"/>
          <w14:ligatures w14:val="none"/>
        </w:rPr>
        <w:t>&lt;/</w:t>
      </w:r>
      <w:r w:rsidRPr="005B353B">
        <w:rPr>
          <w:rFonts w:ascii="Consolas" w:eastAsia="Times New Roman" w:hAnsi="Consolas" w:cs="Times New Roman"/>
          <w:color w:val="569CD6"/>
          <w:kern w:val="0"/>
          <w:sz w:val="21"/>
          <w:szCs w:val="21"/>
          <w:lang w:eastAsia="en-IN"/>
          <w14:ligatures w14:val="none"/>
        </w:rPr>
        <w:t>html</w:t>
      </w:r>
      <w:r w:rsidRPr="005B353B">
        <w:rPr>
          <w:rFonts w:ascii="Consolas" w:eastAsia="Times New Roman" w:hAnsi="Consolas" w:cs="Times New Roman"/>
          <w:color w:val="808080"/>
          <w:kern w:val="0"/>
          <w:sz w:val="21"/>
          <w:szCs w:val="21"/>
          <w:lang w:eastAsia="en-IN"/>
          <w14:ligatures w14:val="none"/>
        </w:rPr>
        <w:t>&gt;</w:t>
      </w:r>
    </w:p>
    <w:p w14:paraId="2C321CAB"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Explanation:</w:t>
      </w:r>
    </w:p>
    <w:p w14:paraId="1982A6A3"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1. &lt;div&gt; = A &lt;div&gt; is an invisible container used to group HTML elements together so you can style them with CSS or manipulate them with JavaScript as a single unit.</w:t>
      </w:r>
    </w:p>
    <w:p w14:paraId="443F7EE0"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2. &lt;button&gt; = we use &lt;button&gt; element for creating button.</w:t>
      </w:r>
    </w:p>
    <w:p w14:paraId="52F3320A"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lastRenderedPageBreak/>
        <w:t>3. Class = A class is a reusable identifier used to apply the same CSS styles.</w:t>
      </w:r>
    </w:p>
    <w:p w14:paraId="56D37B3B"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4. Display : flex = Display flex is a CSS property used to easily align, gap, and distribute space among items within a container.</w:t>
      </w:r>
    </w:p>
    <w:p w14:paraId="0A2B58DC"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5. Gap = Gap is the external space between multiple items inside a Flex or Grid container.</w:t>
      </w:r>
    </w:p>
    <w:p w14:paraId="3BFC9BE8"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6. Padding = Padding is the internal space inside an element (between its border and its content).</w:t>
      </w:r>
    </w:p>
    <w:p w14:paraId="64F5DEA8"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7. Cursor : pointer = Cursor pointer is a CSS property used to change the mouse icon into a hand with a pointing finger.</w:t>
      </w:r>
    </w:p>
    <w:p w14:paraId="476BC8E5"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8. Margin = Margin is a CSS property used to create empty space around an element.</w:t>
      </w:r>
    </w:p>
    <w:p w14:paraId="0D06C852" w14:textId="77777777" w:rsidR="002C4102" w:rsidRPr="002C4102" w:rsidRDefault="002C4102" w:rsidP="002C4102">
      <w:pPr>
        <w:tabs>
          <w:tab w:val="left" w:pos="1068"/>
        </w:tabs>
        <w:rPr>
          <w:rFonts w:ascii="Aptos" w:hAnsi="Aptos"/>
          <w:sz w:val="48"/>
          <w:szCs w:val="48"/>
        </w:rPr>
      </w:pPr>
      <w:r w:rsidRPr="002C4102">
        <w:rPr>
          <w:rFonts w:ascii="Aptos" w:hAnsi="Aptos"/>
          <w:sz w:val="48"/>
          <w:szCs w:val="48"/>
        </w:rPr>
        <w:t>9. box-shadow: 0 4px 6px rgba(0,0,0,0.1) = box-shadow is used for creating a shadow around a box.</w:t>
      </w:r>
    </w:p>
    <w:p w14:paraId="3CE6054B" w14:textId="583F9E12" w:rsidR="005B353B" w:rsidRDefault="002C4102" w:rsidP="002C4102">
      <w:pPr>
        <w:tabs>
          <w:tab w:val="left" w:pos="1068"/>
        </w:tabs>
        <w:rPr>
          <w:rFonts w:ascii="Aptos" w:hAnsi="Aptos"/>
          <w:sz w:val="48"/>
          <w:szCs w:val="48"/>
        </w:rPr>
      </w:pPr>
      <w:r w:rsidRPr="002C4102">
        <w:rPr>
          <w:rFonts w:ascii="Aptos" w:hAnsi="Aptos"/>
          <w:sz w:val="48"/>
          <w:szCs w:val="48"/>
        </w:rPr>
        <w:t>This page was created using interal css.</w:t>
      </w:r>
    </w:p>
    <w:p w14:paraId="411822F4" w14:textId="77777777" w:rsidR="002C4102" w:rsidRDefault="002C4102" w:rsidP="002C4102">
      <w:pPr>
        <w:tabs>
          <w:tab w:val="left" w:pos="1068"/>
        </w:tabs>
        <w:rPr>
          <w:rFonts w:ascii="Aptos" w:hAnsi="Aptos"/>
          <w:sz w:val="48"/>
          <w:szCs w:val="48"/>
        </w:rPr>
      </w:pPr>
    </w:p>
    <w:p w14:paraId="1EEC5C90" w14:textId="3CC398C9" w:rsidR="002C4102" w:rsidRDefault="002C4102" w:rsidP="002C4102">
      <w:pPr>
        <w:tabs>
          <w:tab w:val="left" w:pos="1068"/>
        </w:tabs>
        <w:rPr>
          <w:rFonts w:ascii="Aptos" w:hAnsi="Aptos"/>
          <w:sz w:val="48"/>
          <w:szCs w:val="48"/>
        </w:rPr>
      </w:pPr>
      <w:r>
        <w:rPr>
          <w:rFonts w:ascii="Aptos" w:hAnsi="Aptos"/>
          <w:sz w:val="48"/>
          <w:szCs w:val="48"/>
        </w:rPr>
        <w:lastRenderedPageBreak/>
        <w:t>OUTPUT:</w:t>
      </w:r>
    </w:p>
    <w:p w14:paraId="5C33DE52" w14:textId="46CFA976" w:rsidR="002C4102" w:rsidRDefault="00386DA6" w:rsidP="002C4102">
      <w:pPr>
        <w:tabs>
          <w:tab w:val="left" w:pos="1068"/>
        </w:tabs>
        <w:rPr>
          <w:rFonts w:ascii="Aptos" w:hAnsi="Aptos"/>
          <w:sz w:val="48"/>
          <w:szCs w:val="48"/>
        </w:rPr>
      </w:pPr>
      <w:r w:rsidRPr="00386DA6">
        <w:rPr>
          <w:rFonts w:ascii="Aptos" w:hAnsi="Aptos"/>
          <w:noProof/>
          <w:sz w:val="48"/>
          <w:szCs w:val="48"/>
        </w:rPr>
        <w:drawing>
          <wp:inline distT="0" distB="0" distL="0" distR="0" wp14:anchorId="27A4E3D1" wp14:editId="4F2EDBD0">
            <wp:extent cx="6645910" cy="3553460"/>
            <wp:effectExtent l="0" t="0" r="2540" b="8890"/>
            <wp:docPr id="8567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3056" name=""/>
                    <pic:cNvPicPr/>
                  </pic:nvPicPr>
                  <pic:blipFill>
                    <a:blip r:embed="rId28"/>
                    <a:stretch>
                      <a:fillRect/>
                    </a:stretch>
                  </pic:blipFill>
                  <pic:spPr>
                    <a:xfrm>
                      <a:off x="0" y="0"/>
                      <a:ext cx="6645910" cy="3553460"/>
                    </a:xfrm>
                    <a:prstGeom prst="rect">
                      <a:avLst/>
                    </a:prstGeom>
                  </pic:spPr>
                </pic:pic>
              </a:graphicData>
            </a:graphic>
          </wp:inline>
        </w:drawing>
      </w:r>
    </w:p>
    <w:p w14:paraId="6BC96978" w14:textId="77777777" w:rsidR="00C92FAC" w:rsidRDefault="00C92FAC" w:rsidP="00342B3B">
      <w:pPr>
        <w:tabs>
          <w:tab w:val="left" w:pos="1068"/>
        </w:tabs>
        <w:rPr>
          <w:rFonts w:ascii="Aptos" w:hAnsi="Aptos"/>
          <w:sz w:val="48"/>
          <w:szCs w:val="48"/>
        </w:rPr>
      </w:pPr>
    </w:p>
    <w:p w14:paraId="363AC7C1" w14:textId="5F0ED80B" w:rsidR="00C92FAC" w:rsidRDefault="00713396" w:rsidP="00342B3B">
      <w:pPr>
        <w:tabs>
          <w:tab w:val="left" w:pos="1068"/>
        </w:tabs>
        <w:rPr>
          <w:rFonts w:ascii="Aptos" w:hAnsi="Aptos"/>
          <w:sz w:val="48"/>
          <w:szCs w:val="48"/>
        </w:rPr>
      </w:pPr>
      <w:r w:rsidRPr="00713396">
        <w:rPr>
          <w:rFonts w:ascii="Aptos" w:hAnsi="Aptos"/>
          <w:sz w:val="48"/>
          <w:szCs w:val="48"/>
        </w:rPr>
        <w:t>5.B)Aim: Navigation using iframe (mini website) upon clicking each buttons the details about that button should be display on the same page.</w:t>
      </w:r>
    </w:p>
    <w:p w14:paraId="2B51DF9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DOCTYPE</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html</w:t>
      </w:r>
      <w:r w:rsidRPr="00713396">
        <w:rPr>
          <w:rFonts w:ascii="Consolas" w:eastAsia="Times New Roman" w:hAnsi="Consolas" w:cs="Times New Roman"/>
          <w:color w:val="808080"/>
          <w:kern w:val="0"/>
          <w:sz w:val="21"/>
          <w:szCs w:val="21"/>
          <w:lang w:eastAsia="en-IN"/>
          <w14:ligatures w14:val="none"/>
        </w:rPr>
        <w:t>&gt;</w:t>
      </w:r>
    </w:p>
    <w:p w14:paraId="7EFA9EE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B007D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html</w:t>
      </w:r>
      <w:r w:rsidRPr="00713396">
        <w:rPr>
          <w:rFonts w:ascii="Consolas" w:eastAsia="Times New Roman" w:hAnsi="Consolas" w:cs="Times New Roman"/>
          <w:color w:val="808080"/>
          <w:kern w:val="0"/>
          <w:sz w:val="21"/>
          <w:szCs w:val="21"/>
          <w:lang w:eastAsia="en-IN"/>
          <w14:ligatures w14:val="none"/>
        </w:rPr>
        <w:t>&gt;</w:t>
      </w:r>
    </w:p>
    <w:p w14:paraId="4F28EAC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C3353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head</w:t>
      </w:r>
      <w:r w:rsidRPr="00713396">
        <w:rPr>
          <w:rFonts w:ascii="Consolas" w:eastAsia="Times New Roman" w:hAnsi="Consolas" w:cs="Times New Roman"/>
          <w:color w:val="808080"/>
          <w:kern w:val="0"/>
          <w:sz w:val="21"/>
          <w:szCs w:val="21"/>
          <w:lang w:eastAsia="en-IN"/>
          <w14:ligatures w14:val="none"/>
        </w:rPr>
        <w:t>&gt;</w:t>
      </w:r>
    </w:p>
    <w:p w14:paraId="2EDCB0C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75C409"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style</w:t>
      </w:r>
      <w:r w:rsidRPr="00713396">
        <w:rPr>
          <w:rFonts w:ascii="Consolas" w:eastAsia="Times New Roman" w:hAnsi="Consolas" w:cs="Times New Roman"/>
          <w:color w:val="808080"/>
          <w:kern w:val="0"/>
          <w:sz w:val="21"/>
          <w:szCs w:val="21"/>
          <w:lang w:eastAsia="en-IN"/>
          <w14:ligatures w14:val="none"/>
        </w:rPr>
        <w:t>&gt;</w:t>
      </w:r>
    </w:p>
    <w:p w14:paraId="37EE8B0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5750E5"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body</w:t>
      </w:r>
      <w:r w:rsidRPr="00713396">
        <w:rPr>
          <w:rFonts w:ascii="Consolas" w:eastAsia="Times New Roman" w:hAnsi="Consolas" w:cs="Times New Roman"/>
          <w:color w:val="D4D4D4"/>
          <w:kern w:val="0"/>
          <w:sz w:val="21"/>
          <w:szCs w:val="21"/>
          <w:lang w:eastAsia="en-IN"/>
          <w14:ligatures w14:val="none"/>
        </w:rPr>
        <w:t>{</w:t>
      </w:r>
    </w:p>
    <w:p w14:paraId="11C74F7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41304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background-color</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DCDCAA"/>
          <w:kern w:val="0"/>
          <w:sz w:val="21"/>
          <w:szCs w:val="21"/>
          <w:lang w:eastAsia="en-IN"/>
          <w14:ligatures w14:val="none"/>
        </w:rPr>
        <w:t>rgb</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220</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222</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221</w:t>
      </w:r>
      <w:r w:rsidRPr="00713396">
        <w:rPr>
          <w:rFonts w:ascii="Consolas" w:eastAsia="Times New Roman" w:hAnsi="Consolas" w:cs="Times New Roman"/>
          <w:color w:val="D4D4D4"/>
          <w:kern w:val="0"/>
          <w:sz w:val="21"/>
          <w:szCs w:val="21"/>
          <w:lang w:eastAsia="en-IN"/>
          <w14:ligatures w14:val="none"/>
        </w:rPr>
        <w:t>);</w:t>
      </w:r>
    </w:p>
    <w:p w14:paraId="2DE5BA4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292A1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font-family</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Arial</w:t>
      </w:r>
      <w:r w:rsidRPr="00713396">
        <w:rPr>
          <w:rFonts w:ascii="Consolas" w:eastAsia="Times New Roman" w:hAnsi="Consolas" w:cs="Times New Roman"/>
          <w:color w:val="D4D4D4"/>
          <w:kern w:val="0"/>
          <w:sz w:val="21"/>
          <w:szCs w:val="21"/>
          <w:lang w:eastAsia="en-IN"/>
          <w14:ligatures w14:val="none"/>
        </w:rPr>
        <w:t>;</w:t>
      </w:r>
    </w:p>
    <w:p w14:paraId="034163F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A4D4D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w:t>
      </w:r>
    </w:p>
    <w:p w14:paraId="1487363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36FC2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.menu</w:t>
      </w:r>
      <w:r w:rsidRPr="00713396">
        <w:rPr>
          <w:rFonts w:ascii="Consolas" w:eastAsia="Times New Roman" w:hAnsi="Consolas" w:cs="Times New Roman"/>
          <w:color w:val="D4D4D4"/>
          <w:kern w:val="0"/>
          <w:sz w:val="21"/>
          <w:szCs w:val="21"/>
          <w:lang w:eastAsia="en-IN"/>
          <w14:ligatures w14:val="none"/>
        </w:rPr>
        <w:t>{</w:t>
      </w:r>
    </w:p>
    <w:p w14:paraId="32740B6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E75BB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display</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flex</w:t>
      </w:r>
      <w:r w:rsidRPr="00713396">
        <w:rPr>
          <w:rFonts w:ascii="Consolas" w:eastAsia="Times New Roman" w:hAnsi="Consolas" w:cs="Times New Roman"/>
          <w:color w:val="D4D4D4"/>
          <w:kern w:val="0"/>
          <w:sz w:val="21"/>
          <w:szCs w:val="21"/>
          <w:lang w:eastAsia="en-IN"/>
          <w14:ligatures w14:val="none"/>
        </w:rPr>
        <w:t>;</w:t>
      </w:r>
    </w:p>
    <w:p w14:paraId="4EB5823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5288C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background-color</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#ece4a8</w:t>
      </w:r>
      <w:r w:rsidRPr="00713396">
        <w:rPr>
          <w:rFonts w:ascii="Consolas" w:eastAsia="Times New Roman" w:hAnsi="Consolas" w:cs="Times New Roman"/>
          <w:color w:val="D4D4D4"/>
          <w:kern w:val="0"/>
          <w:sz w:val="21"/>
          <w:szCs w:val="21"/>
          <w:lang w:eastAsia="en-IN"/>
          <w14:ligatures w14:val="none"/>
        </w:rPr>
        <w:t>;</w:t>
      </w:r>
    </w:p>
    <w:p w14:paraId="0D55DE4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3C6B0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padding</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10px</w:t>
      </w:r>
      <w:r w:rsidRPr="00713396">
        <w:rPr>
          <w:rFonts w:ascii="Consolas" w:eastAsia="Times New Roman" w:hAnsi="Consolas" w:cs="Times New Roman"/>
          <w:color w:val="D4D4D4"/>
          <w:kern w:val="0"/>
          <w:sz w:val="21"/>
          <w:szCs w:val="21"/>
          <w:lang w:eastAsia="en-IN"/>
          <w14:ligatures w14:val="none"/>
        </w:rPr>
        <w:t>;</w:t>
      </w:r>
    </w:p>
    <w:p w14:paraId="52E20E2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46EE7A"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text-align</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4D378A2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BBA6C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justify-content</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47F8F08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2FA67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border-radius</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15px</w:t>
      </w:r>
      <w:r w:rsidRPr="00713396">
        <w:rPr>
          <w:rFonts w:ascii="Consolas" w:eastAsia="Times New Roman" w:hAnsi="Consolas" w:cs="Times New Roman"/>
          <w:color w:val="D4D4D4"/>
          <w:kern w:val="0"/>
          <w:sz w:val="21"/>
          <w:szCs w:val="21"/>
          <w:lang w:eastAsia="en-IN"/>
          <w14:ligatures w14:val="none"/>
        </w:rPr>
        <w:t>;</w:t>
      </w:r>
    </w:p>
    <w:p w14:paraId="2312B52C" w14:textId="77777777" w:rsidR="00713396" w:rsidRPr="00713396" w:rsidRDefault="00713396" w:rsidP="00713396">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FBD0F7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w:t>
      </w:r>
    </w:p>
    <w:p w14:paraId="3306D75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80FF2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.menu</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D7BA7D"/>
          <w:kern w:val="0"/>
          <w:sz w:val="21"/>
          <w:szCs w:val="21"/>
          <w:lang w:eastAsia="en-IN"/>
          <w14:ligatures w14:val="none"/>
        </w:rPr>
        <w:t>a</w:t>
      </w:r>
      <w:r w:rsidRPr="00713396">
        <w:rPr>
          <w:rFonts w:ascii="Consolas" w:eastAsia="Times New Roman" w:hAnsi="Consolas" w:cs="Times New Roman"/>
          <w:color w:val="D4D4D4"/>
          <w:kern w:val="0"/>
          <w:sz w:val="21"/>
          <w:szCs w:val="21"/>
          <w:lang w:eastAsia="en-IN"/>
          <w14:ligatures w14:val="none"/>
        </w:rPr>
        <w:t>{</w:t>
      </w:r>
    </w:p>
    <w:p w14:paraId="77C9320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909BCA"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color</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white</w:t>
      </w:r>
      <w:r w:rsidRPr="00713396">
        <w:rPr>
          <w:rFonts w:ascii="Consolas" w:eastAsia="Times New Roman" w:hAnsi="Consolas" w:cs="Times New Roman"/>
          <w:color w:val="D4D4D4"/>
          <w:kern w:val="0"/>
          <w:sz w:val="21"/>
          <w:szCs w:val="21"/>
          <w:lang w:eastAsia="en-IN"/>
          <w14:ligatures w14:val="none"/>
        </w:rPr>
        <w:t>;</w:t>
      </w:r>
    </w:p>
    <w:p w14:paraId="52B59A9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F805E5"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margin</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0</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15px</w:t>
      </w:r>
      <w:r w:rsidRPr="00713396">
        <w:rPr>
          <w:rFonts w:ascii="Consolas" w:eastAsia="Times New Roman" w:hAnsi="Consolas" w:cs="Times New Roman"/>
          <w:color w:val="D4D4D4"/>
          <w:kern w:val="0"/>
          <w:sz w:val="21"/>
          <w:szCs w:val="21"/>
          <w:lang w:eastAsia="en-IN"/>
          <w14:ligatures w14:val="none"/>
        </w:rPr>
        <w:t>;</w:t>
      </w:r>
    </w:p>
    <w:p w14:paraId="1506EBC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8FCCA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text-decoration</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none</w:t>
      </w:r>
      <w:r w:rsidRPr="00713396">
        <w:rPr>
          <w:rFonts w:ascii="Consolas" w:eastAsia="Times New Roman" w:hAnsi="Consolas" w:cs="Times New Roman"/>
          <w:color w:val="D4D4D4"/>
          <w:kern w:val="0"/>
          <w:sz w:val="21"/>
          <w:szCs w:val="21"/>
          <w:lang w:eastAsia="en-IN"/>
          <w14:ligatures w14:val="none"/>
        </w:rPr>
        <w:t>;</w:t>
      </w:r>
    </w:p>
    <w:p w14:paraId="38AA94E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1E6BC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background</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black</w:t>
      </w:r>
      <w:r w:rsidRPr="00713396">
        <w:rPr>
          <w:rFonts w:ascii="Consolas" w:eastAsia="Times New Roman" w:hAnsi="Consolas" w:cs="Times New Roman"/>
          <w:color w:val="D4D4D4"/>
          <w:kern w:val="0"/>
          <w:sz w:val="21"/>
          <w:szCs w:val="21"/>
          <w:lang w:eastAsia="en-IN"/>
          <w14:ligatures w14:val="none"/>
        </w:rPr>
        <w:t>;</w:t>
      </w:r>
    </w:p>
    <w:p w14:paraId="4118BA2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AA71B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padding</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8px</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12px</w:t>
      </w:r>
      <w:r w:rsidRPr="00713396">
        <w:rPr>
          <w:rFonts w:ascii="Consolas" w:eastAsia="Times New Roman" w:hAnsi="Consolas" w:cs="Times New Roman"/>
          <w:color w:val="D4D4D4"/>
          <w:kern w:val="0"/>
          <w:sz w:val="21"/>
          <w:szCs w:val="21"/>
          <w:lang w:eastAsia="en-IN"/>
          <w14:ligatures w14:val="none"/>
        </w:rPr>
        <w:t>;</w:t>
      </w:r>
    </w:p>
    <w:p w14:paraId="61D95A8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72361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text-align</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3A9317A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FE698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align-items</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36246645"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743E4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align-content</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5F871CF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6FE9E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border-radius</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15px</w:t>
      </w:r>
      <w:r w:rsidRPr="00713396">
        <w:rPr>
          <w:rFonts w:ascii="Consolas" w:eastAsia="Times New Roman" w:hAnsi="Consolas" w:cs="Times New Roman"/>
          <w:color w:val="D4D4D4"/>
          <w:kern w:val="0"/>
          <w:sz w:val="21"/>
          <w:szCs w:val="21"/>
          <w:lang w:eastAsia="en-IN"/>
          <w14:ligatures w14:val="none"/>
        </w:rPr>
        <w:t>;</w:t>
      </w:r>
    </w:p>
    <w:p w14:paraId="296D348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84472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w:t>
      </w:r>
    </w:p>
    <w:p w14:paraId="36AA7A89"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2BABA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h1</w:t>
      </w:r>
      <w:r w:rsidRPr="00713396">
        <w:rPr>
          <w:rFonts w:ascii="Consolas" w:eastAsia="Times New Roman" w:hAnsi="Consolas" w:cs="Times New Roman"/>
          <w:color w:val="D4D4D4"/>
          <w:kern w:val="0"/>
          <w:sz w:val="21"/>
          <w:szCs w:val="21"/>
          <w:lang w:eastAsia="en-IN"/>
          <w14:ligatures w14:val="none"/>
        </w:rPr>
        <w:t>{</w:t>
      </w:r>
    </w:p>
    <w:p w14:paraId="3765870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FAE5F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text-align</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center</w:t>
      </w:r>
      <w:r w:rsidRPr="00713396">
        <w:rPr>
          <w:rFonts w:ascii="Consolas" w:eastAsia="Times New Roman" w:hAnsi="Consolas" w:cs="Times New Roman"/>
          <w:color w:val="D4D4D4"/>
          <w:kern w:val="0"/>
          <w:sz w:val="21"/>
          <w:szCs w:val="21"/>
          <w:lang w:eastAsia="en-IN"/>
          <w14:ligatures w14:val="none"/>
        </w:rPr>
        <w:t>;</w:t>
      </w:r>
    </w:p>
    <w:p w14:paraId="5054682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2C87F1"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background</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#79ecfb</w:t>
      </w:r>
      <w:r w:rsidRPr="00713396">
        <w:rPr>
          <w:rFonts w:ascii="Consolas" w:eastAsia="Times New Roman" w:hAnsi="Consolas" w:cs="Times New Roman"/>
          <w:color w:val="D4D4D4"/>
          <w:kern w:val="0"/>
          <w:sz w:val="21"/>
          <w:szCs w:val="21"/>
          <w:lang w:eastAsia="en-IN"/>
          <w14:ligatures w14:val="none"/>
        </w:rPr>
        <w:t>;</w:t>
      </w:r>
    </w:p>
    <w:p w14:paraId="3468185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7AC21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color</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DCDCAA"/>
          <w:kern w:val="0"/>
          <w:sz w:val="21"/>
          <w:szCs w:val="21"/>
          <w:lang w:eastAsia="en-IN"/>
          <w14:ligatures w14:val="none"/>
        </w:rPr>
        <w:t>rgb</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0</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0</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0</w:t>
      </w:r>
      <w:r w:rsidRPr="00713396">
        <w:rPr>
          <w:rFonts w:ascii="Consolas" w:eastAsia="Times New Roman" w:hAnsi="Consolas" w:cs="Times New Roman"/>
          <w:color w:val="D4D4D4"/>
          <w:kern w:val="0"/>
          <w:sz w:val="21"/>
          <w:szCs w:val="21"/>
          <w:lang w:eastAsia="en-IN"/>
          <w14:ligatures w14:val="none"/>
        </w:rPr>
        <w:t>);</w:t>
      </w:r>
    </w:p>
    <w:p w14:paraId="3875735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D732F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padding</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20px</w:t>
      </w:r>
      <w:r w:rsidRPr="00713396">
        <w:rPr>
          <w:rFonts w:ascii="Consolas" w:eastAsia="Times New Roman" w:hAnsi="Consolas" w:cs="Times New Roman"/>
          <w:color w:val="D4D4D4"/>
          <w:kern w:val="0"/>
          <w:sz w:val="21"/>
          <w:szCs w:val="21"/>
          <w:lang w:eastAsia="en-IN"/>
          <w14:ligatures w14:val="none"/>
        </w:rPr>
        <w:t>;</w:t>
      </w:r>
    </w:p>
    <w:p w14:paraId="36CAFD7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6A2F2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font-family</w:t>
      </w:r>
      <w:r w:rsidRPr="00713396">
        <w:rPr>
          <w:rFonts w:ascii="Consolas" w:eastAsia="Times New Roman" w:hAnsi="Consolas" w:cs="Times New Roman"/>
          <w:color w:val="D4D4D4"/>
          <w:kern w:val="0"/>
          <w:sz w:val="21"/>
          <w:szCs w:val="21"/>
          <w:lang w:eastAsia="en-IN"/>
          <w14:ligatures w14:val="none"/>
        </w:rPr>
        <w:t>: cursive;</w:t>
      </w:r>
    </w:p>
    <w:p w14:paraId="18A07145"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26261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border-radius</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15px</w:t>
      </w:r>
      <w:r w:rsidRPr="00713396">
        <w:rPr>
          <w:rFonts w:ascii="Consolas" w:eastAsia="Times New Roman" w:hAnsi="Consolas" w:cs="Times New Roman"/>
          <w:color w:val="D4D4D4"/>
          <w:kern w:val="0"/>
          <w:sz w:val="21"/>
          <w:szCs w:val="21"/>
          <w:lang w:eastAsia="en-IN"/>
          <w14:ligatures w14:val="none"/>
        </w:rPr>
        <w:t>;</w:t>
      </w:r>
    </w:p>
    <w:p w14:paraId="788FA81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2FE6C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lastRenderedPageBreak/>
        <w:t>}</w:t>
      </w:r>
    </w:p>
    <w:p w14:paraId="5AB610BA"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AC89A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iframe</w:t>
      </w:r>
      <w:r w:rsidRPr="00713396">
        <w:rPr>
          <w:rFonts w:ascii="Consolas" w:eastAsia="Times New Roman" w:hAnsi="Consolas" w:cs="Times New Roman"/>
          <w:color w:val="D4D4D4"/>
          <w:kern w:val="0"/>
          <w:sz w:val="21"/>
          <w:szCs w:val="21"/>
          <w:lang w:eastAsia="en-IN"/>
          <w14:ligatures w14:val="none"/>
        </w:rPr>
        <w:t>{</w:t>
      </w:r>
    </w:p>
    <w:p w14:paraId="1728F26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E932F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width</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100%</w:t>
      </w:r>
      <w:r w:rsidRPr="00713396">
        <w:rPr>
          <w:rFonts w:ascii="Consolas" w:eastAsia="Times New Roman" w:hAnsi="Consolas" w:cs="Times New Roman"/>
          <w:color w:val="D4D4D4"/>
          <w:kern w:val="0"/>
          <w:sz w:val="21"/>
          <w:szCs w:val="21"/>
          <w:lang w:eastAsia="en-IN"/>
          <w14:ligatures w14:val="none"/>
        </w:rPr>
        <w:t>;</w:t>
      </w:r>
    </w:p>
    <w:p w14:paraId="4555E34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FC428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height</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B5CEA8"/>
          <w:kern w:val="0"/>
          <w:sz w:val="21"/>
          <w:szCs w:val="21"/>
          <w:lang w:eastAsia="en-IN"/>
          <w14:ligatures w14:val="none"/>
        </w:rPr>
        <w:t>4000px</w:t>
      </w:r>
      <w:r w:rsidRPr="00713396">
        <w:rPr>
          <w:rFonts w:ascii="Consolas" w:eastAsia="Times New Roman" w:hAnsi="Consolas" w:cs="Times New Roman"/>
          <w:color w:val="D4D4D4"/>
          <w:kern w:val="0"/>
          <w:sz w:val="21"/>
          <w:szCs w:val="21"/>
          <w:lang w:eastAsia="en-IN"/>
          <w14:ligatures w14:val="none"/>
        </w:rPr>
        <w:t>;</w:t>
      </w:r>
    </w:p>
    <w:p w14:paraId="0A910FE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1D03F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9CDCFE"/>
          <w:kern w:val="0"/>
          <w:sz w:val="21"/>
          <w:szCs w:val="21"/>
          <w:lang w:eastAsia="en-IN"/>
          <w14:ligatures w14:val="none"/>
        </w:rPr>
        <w:t>border</w:t>
      </w:r>
      <w:r w:rsidRPr="00713396">
        <w:rPr>
          <w:rFonts w:ascii="Consolas" w:eastAsia="Times New Roman" w:hAnsi="Consolas" w:cs="Times New Roman"/>
          <w:color w:val="D4D4D4"/>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none</w:t>
      </w:r>
      <w:r w:rsidRPr="00713396">
        <w:rPr>
          <w:rFonts w:ascii="Consolas" w:eastAsia="Times New Roman" w:hAnsi="Consolas" w:cs="Times New Roman"/>
          <w:color w:val="D4D4D4"/>
          <w:kern w:val="0"/>
          <w:sz w:val="21"/>
          <w:szCs w:val="21"/>
          <w:lang w:eastAsia="en-IN"/>
          <w14:ligatures w14:val="none"/>
        </w:rPr>
        <w:t>;</w:t>
      </w:r>
    </w:p>
    <w:p w14:paraId="462DE0CA"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1578E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w:t>
      </w:r>
    </w:p>
    <w:p w14:paraId="77CD0A3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0EC6D1"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7BA7D"/>
          <w:kern w:val="0"/>
          <w:sz w:val="21"/>
          <w:szCs w:val="21"/>
          <w:lang w:eastAsia="en-IN"/>
          <w14:ligatures w14:val="none"/>
        </w:rPr>
        <w:t>pre</w:t>
      </w:r>
      <w:r w:rsidRPr="00713396">
        <w:rPr>
          <w:rFonts w:ascii="Consolas" w:eastAsia="Times New Roman" w:hAnsi="Consolas" w:cs="Times New Roman"/>
          <w:color w:val="D4D4D4"/>
          <w:kern w:val="0"/>
          <w:sz w:val="21"/>
          <w:szCs w:val="21"/>
          <w:lang w:eastAsia="en-IN"/>
          <w14:ligatures w14:val="none"/>
        </w:rPr>
        <w:t>{</w:t>
      </w:r>
    </w:p>
    <w:p w14:paraId="21EDEEC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font-size</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x-large</w:t>
      </w:r>
      <w:r w:rsidRPr="00713396">
        <w:rPr>
          <w:rFonts w:ascii="Consolas" w:eastAsia="Times New Roman" w:hAnsi="Consolas" w:cs="Times New Roman"/>
          <w:color w:val="D4D4D4"/>
          <w:kern w:val="0"/>
          <w:sz w:val="21"/>
          <w:szCs w:val="21"/>
          <w:lang w:eastAsia="en-IN"/>
          <w14:ligatures w14:val="none"/>
        </w:rPr>
        <w:t>;</w:t>
      </w:r>
    </w:p>
    <w:p w14:paraId="3FED501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font-family</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'Courier New'</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Courier</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monospace</w:t>
      </w:r>
      <w:r w:rsidRPr="00713396">
        <w:rPr>
          <w:rFonts w:ascii="Consolas" w:eastAsia="Times New Roman" w:hAnsi="Consolas" w:cs="Times New Roman"/>
          <w:color w:val="D4D4D4"/>
          <w:kern w:val="0"/>
          <w:sz w:val="21"/>
          <w:szCs w:val="21"/>
          <w:lang w:eastAsia="en-IN"/>
          <w14:ligatures w14:val="none"/>
        </w:rPr>
        <w:t>;</w:t>
      </w:r>
    </w:p>
    <w:p w14:paraId="0E270E8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font-weight</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CE9178"/>
          <w:kern w:val="0"/>
          <w:sz w:val="21"/>
          <w:szCs w:val="21"/>
          <w:lang w:eastAsia="en-IN"/>
          <w14:ligatures w14:val="none"/>
        </w:rPr>
        <w:t>bold</w:t>
      </w:r>
      <w:r w:rsidRPr="00713396">
        <w:rPr>
          <w:rFonts w:ascii="Consolas" w:eastAsia="Times New Roman" w:hAnsi="Consolas" w:cs="Times New Roman"/>
          <w:color w:val="D4D4D4"/>
          <w:kern w:val="0"/>
          <w:sz w:val="21"/>
          <w:szCs w:val="21"/>
          <w:lang w:eastAsia="en-IN"/>
          <w14:ligatures w14:val="none"/>
        </w:rPr>
        <w:t>;</w:t>
      </w:r>
    </w:p>
    <w:p w14:paraId="0B65080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margin</w:t>
      </w:r>
      <w:r w:rsidRPr="00713396">
        <w:rPr>
          <w:rFonts w:ascii="Consolas" w:eastAsia="Times New Roman" w:hAnsi="Consolas" w:cs="Times New Roman"/>
          <w:color w:val="D4D4D4"/>
          <w:kern w:val="0"/>
          <w:sz w:val="21"/>
          <w:szCs w:val="21"/>
          <w:lang w:eastAsia="en-IN"/>
          <w14:ligatures w14:val="none"/>
        </w:rPr>
        <w:t xml:space="preserve">: </w:t>
      </w:r>
      <w:r w:rsidRPr="00713396">
        <w:rPr>
          <w:rFonts w:ascii="Consolas" w:eastAsia="Times New Roman" w:hAnsi="Consolas" w:cs="Times New Roman"/>
          <w:color w:val="B5CEA8"/>
          <w:kern w:val="0"/>
          <w:sz w:val="21"/>
          <w:szCs w:val="21"/>
          <w:lang w:eastAsia="en-IN"/>
          <w14:ligatures w14:val="none"/>
        </w:rPr>
        <w:t>20px</w:t>
      </w:r>
      <w:r w:rsidRPr="00713396">
        <w:rPr>
          <w:rFonts w:ascii="Consolas" w:eastAsia="Times New Roman" w:hAnsi="Consolas" w:cs="Times New Roman"/>
          <w:color w:val="D4D4D4"/>
          <w:kern w:val="0"/>
          <w:sz w:val="21"/>
          <w:szCs w:val="21"/>
          <w:lang w:eastAsia="en-IN"/>
          <w14:ligatures w14:val="none"/>
        </w:rPr>
        <w:t>;</w:t>
      </w:r>
    </w:p>
    <w:p w14:paraId="3DF24DE9"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D4D4D4"/>
          <w:kern w:val="0"/>
          <w:sz w:val="21"/>
          <w:szCs w:val="21"/>
          <w:lang w:eastAsia="en-IN"/>
          <w14:ligatures w14:val="none"/>
        </w:rPr>
        <w:t xml:space="preserve">}   </w:t>
      </w:r>
    </w:p>
    <w:p w14:paraId="13A3BB2A"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style</w:t>
      </w:r>
      <w:r w:rsidRPr="00713396">
        <w:rPr>
          <w:rFonts w:ascii="Consolas" w:eastAsia="Times New Roman" w:hAnsi="Consolas" w:cs="Times New Roman"/>
          <w:color w:val="808080"/>
          <w:kern w:val="0"/>
          <w:sz w:val="21"/>
          <w:szCs w:val="21"/>
          <w:lang w:eastAsia="en-IN"/>
          <w14:ligatures w14:val="none"/>
        </w:rPr>
        <w:t>&gt;</w:t>
      </w:r>
    </w:p>
    <w:p w14:paraId="0B4FF3B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460CA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head</w:t>
      </w:r>
      <w:r w:rsidRPr="00713396">
        <w:rPr>
          <w:rFonts w:ascii="Consolas" w:eastAsia="Times New Roman" w:hAnsi="Consolas" w:cs="Times New Roman"/>
          <w:color w:val="808080"/>
          <w:kern w:val="0"/>
          <w:sz w:val="21"/>
          <w:szCs w:val="21"/>
          <w:lang w:eastAsia="en-IN"/>
          <w14:ligatures w14:val="none"/>
        </w:rPr>
        <w:t>&gt;</w:t>
      </w:r>
    </w:p>
    <w:p w14:paraId="3B5F18B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44D07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body</w:t>
      </w:r>
      <w:r w:rsidRPr="00713396">
        <w:rPr>
          <w:rFonts w:ascii="Consolas" w:eastAsia="Times New Roman" w:hAnsi="Consolas" w:cs="Times New Roman"/>
          <w:color w:val="808080"/>
          <w:kern w:val="0"/>
          <w:sz w:val="21"/>
          <w:szCs w:val="21"/>
          <w:lang w:eastAsia="en-IN"/>
          <w14:ligatures w14:val="none"/>
        </w:rPr>
        <w:t>&gt;</w:t>
      </w:r>
    </w:p>
    <w:p w14:paraId="4CFF56B4"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AE049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h1</w:t>
      </w:r>
      <w:r w:rsidRPr="00713396">
        <w:rPr>
          <w:rFonts w:ascii="Consolas" w:eastAsia="Times New Roman" w:hAnsi="Consolas" w:cs="Times New Roman"/>
          <w:color w:val="808080"/>
          <w:kern w:val="0"/>
          <w:sz w:val="21"/>
          <w:szCs w:val="21"/>
          <w:lang w:eastAsia="en-IN"/>
          <w14:ligatures w14:val="none"/>
        </w:rPr>
        <w:t>&gt;</w:t>
      </w:r>
      <w:r w:rsidRPr="00713396">
        <w:rPr>
          <w:rFonts w:ascii="Consolas" w:eastAsia="Times New Roman" w:hAnsi="Consolas" w:cs="Times New Roman"/>
          <w:color w:val="CCCCCC"/>
          <w:kern w:val="0"/>
          <w:sz w:val="21"/>
          <w:szCs w:val="21"/>
          <w:lang w:eastAsia="en-IN"/>
          <w14:ligatures w14:val="none"/>
        </w:rPr>
        <w:t>VIRAT KOHLI</w:t>
      </w: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h1</w:t>
      </w:r>
      <w:r w:rsidRPr="00713396">
        <w:rPr>
          <w:rFonts w:ascii="Consolas" w:eastAsia="Times New Roman" w:hAnsi="Consolas" w:cs="Times New Roman"/>
          <w:color w:val="808080"/>
          <w:kern w:val="0"/>
          <w:sz w:val="21"/>
          <w:szCs w:val="21"/>
          <w:lang w:eastAsia="en-IN"/>
          <w14:ligatures w14:val="none"/>
        </w:rPr>
        <w:t>&gt;</w:t>
      </w:r>
    </w:p>
    <w:p w14:paraId="00F20BF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C1BBC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div</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class</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"menu"</w:t>
      </w:r>
      <w:r w:rsidRPr="00713396">
        <w:rPr>
          <w:rFonts w:ascii="Consolas" w:eastAsia="Times New Roman" w:hAnsi="Consolas" w:cs="Times New Roman"/>
          <w:color w:val="808080"/>
          <w:kern w:val="0"/>
          <w:sz w:val="21"/>
          <w:szCs w:val="21"/>
          <w:lang w:eastAsia="en-IN"/>
          <w14:ligatures w14:val="none"/>
        </w:rPr>
        <w:t>&gt;</w:t>
      </w:r>
    </w:p>
    <w:p w14:paraId="034C975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5764DD"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href</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"test.html"</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target</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"frame"</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class</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"menu a"</w:t>
      </w:r>
      <w:r w:rsidRPr="00713396">
        <w:rPr>
          <w:rFonts w:ascii="Consolas" w:eastAsia="Times New Roman" w:hAnsi="Consolas" w:cs="Times New Roman"/>
          <w:color w:val="808080"/>
          <w:kern w:val="0"/>
          <w:sz w:val="21"/>
          <w:szCs w:val="21"/>
          <w:lang w:eastAsia="en-IN"/>
          <w14:ligatures w14:val="none"/>
        </w:rPr>
        <w:t>&gt;</w:t>
      </w:r>
      <w:r w:rsidRPr="00713396">
        <w:rPr>
          <w:rFonts w:ascii="Consolas" w:eastAsia="Times New Roman" w:hAnsi="Consolas" w:cs="Times New Roman"/>
          <w:color w:val="CCCCCC"/>
          <w:kern w:val="0"/>
          <w:sz w:val="21"/>
          <w:szCs w:val="21"/>
          <w:lang w:eastAsia="en-IN"/>
          <w14:ligatures w14:val="none"/>
        </w:rPr>
        <w:t>Test</w:t>
      </w: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808080"/>
          <w:kern w:val="0"/>
          <w:sz w:val="21"/>
          <w:szCs w:val="21"/>
          <w:lang w:eastAsia="en-IN"/>
          <w14:ligatures w14:val="none"/>
        </w:rPr>
        <w:t>&gt;</w:t>
      </w:r>
    </w:p>
    <w:p w14:paraId="2FC52DD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7D048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href</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"odi.html"</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target</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"frame"</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class</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"menu a"</w:t>
      </w:r>
      <w:r w:rsidRPr="00713396">
        <w:rPr>
          <w:rFonts w:ascii="Consolas" w:eastAsia="Times New Roman" w:hAnsi="Consolas" w:cs="Times New Roman"/>
          <w:color w:val="808080"/>
          <w:kern w:val="0"/>
          <w:sz w:val="21"/>
          <w:szCs w:val="21"/>
          <w:lang w:eastAsia="en-IN"/>
          <w14:ligatures w14:val="none"/>
        </w:rPr>
        <w:t>&gt;</w:t>
      </w:r>
      <w:r w:rsidRPr="00713396">
        <w:rPr>
          <w:rFonts w:ascii="Consolas" w:eastAsia="Times New Roman" w:hAnsi="Consolas" w:cs="Times New Roman"/>
          <w:color w:val="CCCCCC"/>
          <w:kern w:val="0"/>
          <w:sz w:val="21"/>
          <w:szCs w:val="21"/>
          <w:lang w:eastAsia="en-IN"/>
          <w14:ligatures w14:val="none"/>
        </w:rPr>
        <w:t>ODI</w:t>
      </w: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808080"/>
          <w:kern w:val="0"/>
          <w:sz w:val="21"/>
          <w:szCs w:val="21"/>
          <w:lang w:eastAsia="en-IN"/>
          <w14:ligatures w14:val="none"/>
        </w:rPr>
        <w:t>&gt;</w:t>
      </w:r>
    </w:p>
    <w:p w14:paraId="69244E7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E322B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href</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"t20.html"</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target</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"frame"</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class</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"menu a"</w:t>
      </w:r>
      <w:r w:rsidRPr="00713396">
        <w:rPr>
          <w:rFonts w:ascii="Consolas" w:eastAsia="Times New Roman" w:hAnsi="Consolas" w:cs="Times New Roman"/>
          <w:color w:val="808080"/>
          <w:kern w:val="0"/>
          <w:sz w:val="21"/>
          <w:szCs w:val="21"/>
          <w:lang w:eastAsia="en-IN"/>
          <w14:ligatures w14:val="none"/>
        </w:rPr>
        <w:t>&gt;</w:t>
      </w:r>
      <w:r w:rsidRPr="00713396">
        <w:rPr>
          <w:rFonts w:ascii="Consolas" w:eastAsia="Times New Roman" w:hAnsi="Consolas" w:cs="Times New Roman"/>
          <w:color w:val="CCCCCC"/>
          <w:kern w:val="0"/>
          <w:sz w:val="21"/>
          <w:szCs w:val="21"/>
          <w:lang w:eastAsia="en-IN"/>
          <w14:ligatures w14:val="none"/>
        </w:rPr>
        <w:t>T20I</w:t>
      </w: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a</w:t>
      </w:r>
      <w:r w:rsidRPr="00713396">
        <w:rPr>
          <w:rFonts w:ascii="Consolas" w:eastAsia="Times New Roman" w:hAnsi="Consolas" w:cs="Times New Roman"/>
          <w:color w:val="808080"/>
          <w:kern w:val="0"/>
          <w:sz w:val="21"/>
          <w:szCs w:val="21"/>
          <w:lang w:eastAsia="en-IN"/>
          <w14:ligatures w14:val="none"/>
        </w:rPr>
        <w:t>&gt;</w:t>
      </w:r>
    </w:p>
    <w:p w14:paraId="14B8A20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2B9EB6"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div</w:t>
      </w:r>
      <w:r w:rsidRPr="00713396">
        <w:rPr>
          <w:rFonts w:ascii="Consolas" w:eastAsia="Times New Roman" w:hAnsi="Consolas" w:cs="Times New Roman"/>
          <w:color w:val="808080"/>
          <w:kern w:val="0"/>
          <w:sz w:val="21"/>
          <w:szCs w:val="21"/>
          <w:lang w:eastAsia="en-IN"/>
          <w14:ligatures w14:val="none"/>
        </w:rPr>
        <w:t>&gt;</w:t>
      </w:r>
    </w:p>
    <w:p w14:paraId="4674753F"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pre</w:t>
      </w:r>
      <w:r w:rsidRPr="00713396">
        <w:rPr>
          <w:rFonts w:ascii="Consolas" w:eastAsia="Times New Roman" w:hAnsi="Consolas" w:cs="Times New Roman"/>
          <w:color w:val="808080"/>
          <w:kern w:val="0"/>
          <w:sz w:val="21"/>
          <w:szCs w:val="21"/>
          <w:lang w:eastAsia="en-IN"/>
          <w14:ligatures w14:val="none"/>
        </w:rPr>
        <w:t>&gt;</w:t>
      </w:r>
    </w:p>
    <w:p w14:paraId="7CC2D683"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AC5D9E"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CCCCCC"/>
          <w:kern w:val="0"/>
          <w:sz w:val="21"/>
          <w:szCs w:val="21"/>
          <w:lang w:eastAsia="en-IN"/>
          <w14:ligatures w14:val="none"/>
        </w:rPr>
        <w:t> Virat Kohli (born November 5, 1988) is a legendary Indian international cricketer widely regarded as one of the best all-format batsmen in history.</w:t>
      </w:r>
    </w:p>
    <w:p w14:paraId="44906451"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CCCCCC"/>
          <w:kern w:val="0"/>
          <w:sz w:val="21"/>
          <w:szCs w:val="21"/>
          <w:lang w:eastAsia="en-IN"/>
          <w14:ligatures w14:val="none"/>
        </w:rPr>
        <w:t>   A top-order right-handed batter and former captain, he is renowned for his "chase-master" ability, immense fitness, and aggressive style.</w:t>
      </w:r>
    </w:p>
    <w:p w14:paraId="7265632B"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CCCCCC"/>
          <w:kern w:val="0"/>
          <w:sz w:val="21"/>
          <w:szCs w:val="21"/>
          <w:lang w:eastAsia="en-IN"/>
          <w14:ligatures w14:val="none"/>
        </w:rPr>
        <w:t xml:space="preserve">    He led India to numerous victories and holds multiple international scoring records. </w:t>
      </w:r>
    </w:p>
    <w:p w14:paraId="369A7078"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pre</w:t>
      </w:r>
      <w:r w:rsidRPr="00713396">
        <w:rPr>
          <w:rFonts w:ascii="Consolas" w:eastAsia="Times New Roman" w:hAnsi="Consolas" w:cs="Times New Roman"/>
          <w:color w:val="808080"/>
          <w:kern w:val="0"/>
          <w:sz w:val="21"/>
          <w:szCs w:val="21"/>
          <w:lang w:eastAsia="en-IN"/>
          <w14:ligatures w14:val="none"/>
        </w:rPr>
        <w:t>&gt;</w:t>
      </w:r>
    </w:p>
    <w:p w14:paraId="5DD96B35" w14:textId="77777777" w:rsidR="00713396" w:rsidRPr="00713396" w:rsidRDefault="00713396" w:rsidP="00713396">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CCCCCC"/>
          <w:kern w:val="0"/>
          <w:sz w:val="21"/>
          <w:szCs w:val="21"/>
          <w:lang w:eastAsia="en-IN"/>
          <w14:ligatures w14:val="none"/>
        </w:rPr>
        <w:br/>
      </w:r>
      <w:r w:rsidRPr="00713396">
        <w:rPr>
          <w:rFonts w:ascii="Consolas" w:eastAsia="Times New Roman" w:hAnsi="Consolas" w:cs="Times New Roman"/>
          <w:color w:val="CCCCCC"/>
          <w:kern w:val="0"/>
          <w:sz w:val="21"/>
          <w:szCs w:val="21"/>
          <w:lang w:eastAsia="en-IN"/>
          <w14:ligatures w14:val="none"/>
        </w:rPr>
        <w:br/>
      </w:r>
      <w:r w:rsidRPr="00713396">
        <w:rPr>
          <w:rFonts w:ascii="Consolas" w:eastAsia="Times New Roman" w:hAnsi="Consolas" w:cs="Times New Roman"/>
          <w:color w:val="CCCCCC"/>
          <w:kern w:val="0"/>
          <w:sz w:val="21"/>
          <w:szCs w:val="21"/>
          <w:lang w:eastAsia="en-IN"/>
          <w14:ligatures w14:val="none"/>
        </w:rPr>
        <w:br/>
      </w:r>
    </w:p>
    <w:p w14:paraId="78F2B242"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body</w:t>
      </w:r>
      <w:r w:rsidRPr="00713396">
        <w:rPr>
          <w:rFonts w:ascii="Consolas" w:eastAsia="Times New Roman" w:hAnsi="Consolas" w:cs="Times New Roman"/>
          <w:color w:val="808080"/>
          <w:kern w:val="0"/>
          <w:sz w:val="21"/>
          <w:szCs w:val="21"/>
          <w:lang w:eastAsia="en-IN"/>
          <w14:ligatures w14:val="none"/>
        </w:rPr>
        <w:t>&gt;</w:t>
      </w:r>
    </w:p>
    <w:p w14:paraId="11AD7E4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D2E7E0"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t>&lt;</w:t>
      </w:r>
      <w:r w:rsidRPr="00713396">
        <w:rPr>
          <w:rFonts w:ascii="Consolas" w:eastAsia="Times New Roman" w:hAnsi="Consolas" w:cs="Times New Roman"/>
          <w:color w:val="569CD6"/>
          <w:kern w:val="0"/>
          <w:sz w:val="21"/>
          <w:szCs w:val="21"/>
          <w:lang w:eastAsia="en-IN"/>
          <w14:ligatures w14:val="none"/>
        </w:rPr>
        <w:t>iframe</w:t>
      </w:r>
      <w:r w:rsidRPr="00713396">
        <w:rPr>
          <w:rFonts w:ascii="Consolas" w:eastAsia="Times New Roman" w:hAnsi="Consolas" w:cs="Times New Roman"/>
          <w:color w:val="CCCCCC"/>
          <w:kern w:val="0"/>
          <w:sz w:val="21"/>
          <w:szCs w:val="21"/>
          <w:lang w:eastAsia="en-IN"/>
          <w14:ligatures w14:val="none"/>
        </w:rPr>
        <w:t xml:space="preserve"> </w:t>
      </w:r>
      <w:r w:rsidRPr="00713396">
        <w:rPr>
          <w:rFonts w:ascii="Consolas" w:eastAsia="Times New Roman" w:hAnsi="Consolas" w:cs="Times New Roman"/>
          <w:color w:val="9CDCFE"/>
          <w:kern w:val="0"/>
          <w:sz w:val="21"/>
          <w:szCs w:val="21"/>
          <w:lang w:eastAsia="en-IN"/>
          <w14:ligatures w14:val="none"/>
        </w:rPr>
        <w:t>name</w:t>
      </w:r>
      <w:r w:rsidRPr="00713396">
        <w:rPr>
          <w:rFonts w:ascii="Consolas" w:eastAsia="Times New Roman" w:hAnsi="Consolas" w:cs="Times New Roman"/>
          <w:color w:val="CCCCCC"/>
          <w:kern w:val="0"/>
          <w:sz w:val="21"/>
          <w:szCs w:val="21"/>
          <w:lang w:eastAsia="en-IN"/>
          <w14:ligatures w14:val="none"/>
        </w:rPr>
        <w:t>=</w:t>
      </w:r>
      <w:r w:rsidRPr="00713396">
        <w:rPr>
          <w:rFonts w:ascii="Consolas" w:eastAsia="Times New Roman" w:hAnsi="Consolas" w:cs="Times New Roman"/>
          <w:color w:val="CE9178"/>
          <w:kern w:val="0"/>
          <w:sz w:val="21"/>
          <w:szCs w:val="21"/>
          <w:lang w:eastAsia="en-IN"/>
          <w14:ligatures w14:val="none"/>
        </w:rPr>
        <w:t>"frame"</w:t>
      </w:r>
      <w:r w:rsidRPr="00713396">
        <w:rPr>
          <w:rFonts w:ascii="Consolas" w:eastAsia="Times New Roman" w:hAnsi="Consolas" w:cs="Times New Roman"/>
          <w:color w:val="808080"/>
          <w:kern w:val="0"/>
          <w:sz w:val="21"/>
          <w:szCs w:val="21"/>
          <w:lang w:eastAsia="en-IN"/>
          <w14:ligatures w14:val="none"/>
        </w:rPr>
        <w:t>&gt;&lt;/</w:t>
      </w:r>
      <w:r w:rsidRPr="00713396">
        <w:rPr>
          <w:rFonts w:ascii="Consolas" w:eastAsia="Times New Roman" w:hAnsi="Consolas" w:cs="Times New Roman"/>
          <w:color w:val="569CD6"/>
          <w:kern w:val="0"/>
          <w:sz w:val="21"/>
          <w:szCs w:val="21"/>
          <w:lang w:eastAsia="en-IN"/>
          <w14:ligatures w14:val="none"/>
        </w:rPr>
        <w:t>iframe</w:t>
      </w:r>
      <w:r w:rsidRPr="00713396">
        <w:rPr>
          <w:rFonts w:ascii="Consolas" w:eastAsia="Times New Roman" w:hAnsi="Consolas" w:cs="Times New Roman"/>
          <w:color w:val="808080"/>
          <w:kern w:val="0"/>
          <w:sz w:val="21"/>
          <w:szCs w:val="21"/>
          <w:lang w:eastAsia="en-IN"/>
          <w14:ligatures w14:val="none"/>
        </w:rPr>
        <w:t>&gt;</w:t>
      </w:r>
    </w:p>
    <w:p w14:paraId="0116540C"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A2F167" w14:textId="77777777" w:rsidR="00713396" w:rsidRPr="00713396" w:rsidRDefault="00713396" w:rsidP="007133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13396">
        <w:rPr>
          <w:rFonts w:ascii="Consolas" w:eastAsia="Times New Roman" w:hAnsi="Consolas" w:cs="Times New Roman"/>
          <w:color w:val="808080"/>
          <w:kern w:val="0"/>
          <w:sz w:val="21"/>
          <w:szCs w:val="21"/>
          <w:lang w:eastAsia="en-IN"/>
          <w14:ligatures w14:val="none"/>
        </w:rPr>
        <w:lastRenderedPageBreak/>
        <w:t>&lt;/</w:t>
      </w:r>
      <w:r w:rsidRPr="00713396">
        <w:rPr>
          <w:rFonts w:ascii="Consolas" w:eastAsia="Times New Roman" w:hAnsi="Consolas" w:cs="Times New Roman"/>
          <w:color w:val="569CD6"/>
          <w:kern w:val="0"/>
          <w:sz w:val="21"/>
          <w:szCs w:val="21"/>
          <w:lang w:eastAsia="en-IN"/>
          <w14:ligatures w14:val="none"/>
        </w:rPr>
        <w:t>html</w:t>
      </w:r>
      <w:r w:rsidRPr="00713396">
        <w:rPr>
          <w:rFonts w:ascii="Consolas" w:eastAsia="Times New Roman" w:hAnsi="Consolas" w:cs="Times New Roman"/>
          <w:color w:val="808080"/>
          <w:kern w:val="0"/>
          <w:sz w:val="21"/>
          <w:szCs w:val="21"/>
          <w:lang w:eastAsia="en-IN"/>
          <w14:ligatures w14:val="none"/>
        </w:rPr>
        <w:t>&gt;</w:t>
      </w:r>
      <w:r w:rsidRPr="00713396">
        <w:rPr>
          <w:rFonts w:ascii="Consolas" w:eastAsia="Times New Roman" w:hAnsi="Consolas" w:cs="Times New Roman"/>
          <w:color w:val="CCCCCC"/>
          <w:kern w:val="0"/>
          <w:sz w:val="21"/>
          <w:szCs w:val="21"/>
          <w:lang w:eastAsia="en-IN"/>
          <w14:ligatures w14:val="none"/>
        </w:rPr>
        <w:t xml:space="preserve"> </w:t>
      </w:r>
    </w:p>
    <w:p w14:paraId="57F18CD3" w14:textId="77777777" w:rsidR="00713396" w:rsidRDefault="00713396" w:rsidP="00342B3B">
      <w:pPr>
        <w:tabs>
          <w:tab w:val="left" w:pos="1068"/>
        </w:tabs>
        <w:rPr>
          <w:rFonts w:ascii="Aptos" w:hAnsi="Aptos"/>
          <w:sz w:val="48"/>
          <w:szCs w:val="48"/>
        </w:rPr>
      </w:pPr>
    </w:p>
    <w:p w14:paraId="2BF6A362" w14:textId="0E2CE7B8" w:rsidR="00713396" w:rsidRDefault="00713396" w:rsidP="00342B3B">
      <w:pPr>
        <w:tabs>
          <w:tab w:val="left" w:pos="1068"/>
        </w:tabs>
        <w:rPr>
          <w:rFonts w:ascii="Aptos" w:hAnsi="Aptos"/>
          <w:sz w:val="48"/>
          <w:szCs w:val="48"/>
        </w:rPr>
      </w:pPr>
      <w:r>
        <w:rPr>
          <w:rFonts w:ascii="Aptos" w:hAnsi="Aptos"/>
          <w:sz w:val="48"/>
          <w:szCs w:val="48"/>
        </w:rPr>
        <w:t>ODI.HTML:</w:t>
      </w:r>
    </w:p>
    <w:p w14:paraId="72FFE88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DOCTYPE</w:t>
      </w:r>
      <w:r w:rsidRPr="00B15E52">
        <w:rPr>
          <w:rFonts w:ascii="Consolas" w:eastAsia="Times New Roman" w:hAnsi="Consolas" w:cs="Times New Roman"/>
          <w:color w:val="CCCCCC"/>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html</w:t>
      </w:r>
      <w:r w:rsidRPr="00B15E52">
        <w:rPr>
          <w:rFonts w:ascii="Consolas" w:eastAsia="Times New Roman" w:hAnsi="Consolas" w:cs="Times New Roman"/>
          <w:color w:val="808080"/>
          <w:kern w:val="0"/>
          <w:sz w:val="21"/>
          <w:szCs w:val="21"/>
          <w:lang w:eastAsia="en-IN"/>
          <w14:ligatures w14:val="none"/>
        </w:rPr>
        <w:t>&gt;</w:t>
      </w:r>
    </w:p>
    <w:p w14:paraId="5E88E493"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B5D1B7"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html</w:t>
      </w:r>
      <w:r w:rsidRPr="00B15E52">
        <w:rPr>
          <w:rFonts w:ascii="Consolas" w:eastAsia="Times New Roman" w:hAnsi="Consolas" w:cs="Times New Roman"/>
          <w:color w:val="808080"/>
          <w:kern w:val="0"/>
          <w:sz w:val="21"/>
          <w:szCs w:val="21"/>
          <w:lang w:eastAsia="en-IN"/>
          <w14:ligatures w14:val="none"/>
        </w:rPr>
        <w:t>&gt;</w:t>
      </w:r>
    </w:p>
    <w:p w14:paraId="0E3B2C0E"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15CF0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head</w:t>
      </w:r>
      <w:r w:rsidRPr="00B15E52">
        <w:rPr>
          <w:rFonts w:ascii="Consolas" w:eastAsia="Times New Roman" w:hAnsi="Consolas" w:cs="Times New Roman"/>
          <w:color w:val="808080"/>
          <w:kern w:val="0"/>
          <w:sz w:val="21"/>
          <w:szCs w:val="21"/>
          <w:lang w:eastAsia="en-IN"/>
          <w14:ligatures w14:val="none"/>
        </w:rPr>
        <w:t>&gt;</w:t>
      </w:r>
    </w:p>
    <w:p w14:paraId="52B342D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18E889"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style</w:t>
      </w:r>
      <w:r w:rsidRPr="00B15E52">
        <w:rPr>
          <w:rFonts w:ascii="Consolas" w:eastAsia="Times New Roman" w:hAnsi="Consolas" w:cs="Times New Roman"/>
          <w:color w:val="808080"/>
          <w:kern w:val="0"/>
          <w:sz w:val="21"/>
          <w:szCs w:val="21"/>
          <w:lang w:eastAsia="en-IN"/>
          <w14:ligatures w14:val="none"/>
        </w:rPr>
        <w:t>&gt;</w:t>
      </w:r>
    </w:p>
    <w:p w14:paraId="509D97D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D755FE"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7BA7D"/>
          <w:kern w:val="0"/>
          <w:sz w:val="21"/>
          <w:szCs w:val="21"/>
          <w:lang w:eastAsia="en-IN"/>
          <w14:ligatures w14:val="none"/>
        </w:rPr>
        <w:t>body</w:t>
      </w:r>
      <w:r w:rsidRPr="00B15E52">
        <w:rPr>
          <w:rFonts w:ascii="Consolas" w:eastAsia="Times New Roman" w:hAnsi="Consolas" w:cs="Times New Roman"/>
          <w:color w:val="D4D4D4"/>
          <w:kern w:val="0"/>
          <w:sz w:val="21"/>
          <w:szCs w:val="21"/>
          <w:lang w:eastAsia="en-IN"/>
          <w14:ligatures w14:val="none"/>
        </w:rPr>
        <w:t>{</w:t>
      </w:r>
    </w:p>
    <w:p w14:paraId="080ADC46"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B12B98"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font-family</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Arial</w:t>
      </w:r>
      <w:r w:rsidRPr="00B15E52">
        <w:rPr>
          <w:rFonts w:ascii="Consolas" w:eastAsia="Times New Roman" w:hAnsi="Consolas" w:cs="Times New Roman"/>
          <w:color w:val="D4D4D4"/>
          <w:kern w:val="0"/>
          <w:sz w:val="21"/>
          <w:szCs w:val="21"/>
          <w:lang w:eastAsia="en-IN"/>
          <w14:ligatures w14:val="none"/>
        </w:rPr>
        <w:t>;</w:t>
      </w:r>
    </w:p>
    <w:p w14:paraId="5EE2289B"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3C999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text-align</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center</w:t>
      </w:r>
    </w:p>
    <w:p w14:paraId="20DD73E0"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B3246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w:t>
      </w:r>
    </w:p>
    <w:p w14:paraId="7589517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06792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7BA7D"/>
          <w:kern w:val="0"/>
          <w:sz w:val="21"/>
          <w:szCs w:val="21"/>
          <w:lang w:eastAsia="en-IN"/>
          <w14:ligatures w14:val="none"/>
        </w:rPr>
        <w:t>.box</w:t>
      </w:r>
      <w:r w:rsidRPr="00B15E52">
        <w:rPr>
          <w:rFonts w:ascii="Consolas" w:eastAsia="Times New Roman" w:hAnsi="Consolas" w:cs="Times New Roman"/>
          <w:color w:val="D4D4D4"/>
          <w:kern w:val="0"/>
          <w:sz w:val="21"/>
          <w:szCs w:val="21"/>
          <w:lang w:eastAsia="en-IN"/>
          <w14:ligatures w14:val="none"/>
        </w:rPr>
        <w:t>{</w:t>
      </w:r>
    </w:p>
    <w:p w14:paraId="0363897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9C8294"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border</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B5CEA8"/>
          <w:kern w:val="0"/>
          <w:sz w:val="21"/>
          <w:szCs w:val="21"/>
          <w:lang w:eastAsia="en-IN"/>
          <w14:ligatures w14:val="none"/>
        </w:rPr>
        <w:t>2px</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solid</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black</w:t>
      </w:r>
      <w:r w:rsidRPr="00B15E52">
        <w:rPr>
          <w:rFonts w:ascii="Consolas" w:eastAsia="Times New Roman" w:hAnsi="Consolas" w:cs="Times New Roman"/>
          <w:color w:val="D4D4D4"/>
          <w:kern w:val="0"/>
          <w:sz w:val="21"/>
          <w:szCs w:val="21"/>
          <w:lang w:eastAsia="en-IN"/>
          <w14:ligatures w14:val="none"/>
        </w:rPr>
        <w:t>;</w:t>
      </w:r>
    </w:p>
    <w:p w14:paraId="3B4A2907"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14D367"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padding</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B5CEA8"/>
          <w:kern w:val="0"/>
          <w:sz w:val="21"/>
          <w:szCs w:val="21"/>
          <w:lang w:eastAsia="en-IN"/>
          <w14:ligatures w14:val="none"/>
        </w:rPr>
        <w:t>20px</w:t>
      </w:r>
      <w:r w:rsidRPr="00B15E52">
        <w:rPr>
          <w:rFonts w:ascii="Consolas" w:eastAsia="Times New Roman" w:hAnsi="Consolas" w:cs="Times New Roman"/>
          <w:color w:val="D4D4D4"/>
          <w:kern w:val="0"/>
          <w:sz w:val="21"/>
          <w:szCs w:val="21"/>
          <w:lang w:eastAsia="en-IN"/>
          <w14:ligatures w14:val="none"/>
        </w:rPr>
        <w:t>;</w:t>
      </w:r>
    </w:p>
    <w:p w14:paraId="64FED26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DBD91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display</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inline-block</w:t>
      </w:r>
      <w:r w:rsidRPr="00B15E52">
        <w:rPr>
          <w:rFonts w:ascii="Consolas" w:eastAsia="Times New Roman" w:hAnsi="Consolas" w:cs="Times New Roman"/>
          <w:color w:val="D4D4D4"/>
          <w:kern w:val="0"/>
          <w:sz w:val="21"/>
          <w:szCs w:val="21"/>
          <w:lang w:eastAsia="en-IN"/>
          <w14:ligatures w14:val="none"/>
        </w:rPr>
        <w:t>;</w:t>
      </w:r>
    </w:p>
    <w:p w14:paraId="73254A35"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9CCC2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border-radius</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B5CEA8"/>
          <w:kern w:val="0"/>
          <w:sz w:val="21"/>
          <w:szCs w:val="21"/>
          <w:lang w:eastAsia="en-IN"/>
          <w14:ligatures w14:val="none"/>
        </w:rPr>
        <w:t>15px</w:t>
      </w:r>
      <w:r w:rsidRPr="00B15E52">
        <w:rPr>
          <w:rFonts w:ascii="Consolas" w:eastAsia="Times New Roman" w:hAnsi="Consolas" w:cs="Times New Roman"/>
          <w:color w:val="D4D4D4"/>
          <w:kern w:val="0"/>
          <w:sz w:val="21"/>
          <w:szCs w:val="21"/>
          <w:lang w:eastAsia="en-IN"/>
          <w14:ligatures w14:val="none"/>
        </w:rPr>
        <w:t>;</w:t>
      </w:r>
    </w:p>
    <w:p w14:paraId="32522DD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B69529"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w:t>
      </w:r>
    </w:p>
    <w:p w14:paraId="188514D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7E73B9"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7BA7D"/>
          <w:kern w:val="0"/>
          <w:sz w:val="21"/>
          <w:szCs w:val="21"/>
          <w:lang w:eastAsia="en-IN"/>
          <w14:ligatures w14:val="none"/>
        </w:rPr>
        <w:t>h2</w:t>
      </w:r>
      <w:r w:rsidRPr="00B15E52">
        <w:rPr>
          <w:rFonts w:ascii="Consolas" w:eastAsia="Times New Roman" w:hAnsi="Consolas" w:cs="Times New Roman"/>
          <w:color w:val="D4D4D4"/>
          <w:kern w:val="0"/>
          <w:sz w:val="21"/>
          <w:szCs w:val="21"/>
          <w:lang w:eastAsia="en-IN"/>
          <w14:ligatures w14:val="none"/>
        </w:rPr>
        <w:t>{</w:t>
      </w:r>
    </w:p>
    <w:p w14:paraId="422A4956"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4C4CDE"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color</w:t>
      </w:r>
      <w:r w:rsidRPr="00B15E52">
        <w:rPr>
          <w:rFonts w:ascii="Consolas" w:eastAsia="Times New Roman" w:hAnsi="Consolas" w:cs="Times New Roman"/>
          <w:color w:val="D4D4D4"/>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#000000</w:t>
      </w:r>
      <w:r w:rsidRPr="00B15E52">
        <w:rPr>
          <w:rFonts w:ascii="Consolas" w:eastAsia="Times New Roman" w:hAnsi="Consolas" w:cs="Times New Roman"/>
          <w:color w:val="D4D4D4"/>
          <w:kern w:val="0"/>
          <w:sz w:val="21"/>
          <w:szCs w:val="21"/>
          <w:lang w:eastAsia="en-IN"/>
          <w14:ligatures w14:val="none"/>
        </w:rPr>
        <w:t>;</w:t>
      </w:r>
    </w:p>
    <w:p w14:paraId="692DDEA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C480C5"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9CDCFE"/>
          <w:kern w:val="0"/>
          <w:sz w:val="21"/>
          <w:szCs w:val="21"/>
          <w:lang w:eastAsia="en-IN"/>
          <w14:ligatures w14:val="none"/>
        </w:rPr>
        <w:t>font-family</w:t>
      </w:r>
      <w:r w:rsidRPr="00B15E52">
        <w:rPr>
          <w:rFonts w:ascii="Consolas" w:eastAsia="Times New Roman" w:hAnsi="Consolas" w:cs="Times New Roman"/>
          <w:color w:val="D4D4D4"/>
          <w:kern w:val="0"/>
          <w:sz w:val="21"/>
          <w:szCs w:val="21"/>
          <w:lang w:eastAsia="en-IN"/>
          <w14:ligatures w14:val="none"/>
        </w:rPr>
        <w:t>: cursive;</w:t>
      </w:r>
    </w:p>
    <w:p w14:paraId="508CCAF3"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52ADC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w:t>
      </w:r>
    </w:p>
    <w:p w14:paraId="32E0D161"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CD5146"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7BA7D"/>
          <w:kern w:val="0"/>
          <w:sz w:val="21"/>
          <w:szCs w:val="21"/>
          <w:lang w:eastAsia="en-IN"/>
          <w14:ligatures w14:val="none"/>
        </w:rPr>
        <w:t>pre</w:t>
      </w:r>
      <w:r w:rsidRPr="00B15E52">
        <w:rPr>
          <w:rFonts w:ascii="Consolas" w:eastAsia="Times New Roman" w:hAnsi="Consolas" w:cs="Times New Roman"/>
          <w:color w:val="D4D4D4"/>
          <w:kern w:val="0"/>
          <w:sz w:val="21"/>
          <w:szCs w:val="21"/>
          <w:lang w:eastAsia="en-IN"/>
          <w14:ligatures w14:val="none"/>
        </w:rPr>
        <w:t>{</w:t>
      </w:r>
    </w:p>
    <w:p w14:paraId="60B3DEDE"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font-family</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Arial</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Helvetica</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sans-serif</w:t>
      </w:r>
      <w:r w:rsidRPr="00B15E52">
        <w:rPr>
          <w:rFonts w:ascii="Consolas" w:eastAsia="Times New Roman" w:hAnsi="Consolas" w:cs="Times New Roman"/>
          <w:color w:val="D4D4D4"/>
          <w:kern w:val="0"/>
          <w:sz w:val="21"/>
          <w:szCs w:val="21"/>
          <w:lang w:eastAsia="en-IN"/>
          <w14:ligatures w14:val="none"/>
        </w:rPr>
        <w:t>;</w:t>
      </w:r>
    </w:p>
    <w:p w14:paraId="6F79CEF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font-weight</w:t>
      </w:r>
      <w:r w:rsidRPr="00B15E52">
        <w:rPr>
          <w:rFonts w:ascii="Consolas" w:eastAsia="Times New Roman" w:hAnsi="Consolas" w:cs="Times New Roman"/>
          <w:color w:val="D4D4D4"/>
          <w:kern w:val="0"/>
          <w:sz w:val="21"/>
          <w:szCs w:val="21"/>
          <w:lang w:eastAsia="en-IN"/>
          <w14:ligatures w14:val="none"/>
        </w:rPr>
        <w:t xml:space="preserve">: </w:t>
      </w:r>
      <w:r w:rsidRPr="00B15E52">
        <w:rPr>
          <w:rFonts w:ascii="Consolas" w:eastAsia="Times New Roman" w:hAnsi="Consolas" w:cs="Times New Roman"/>
          <w:color w:val="CE9178"/>
          <w:kern w:val="0"/>
          <w:sz w:val="21"/>
          <w:szCs w:val="21"/>
          <w:lang w:eastAsia="en-IN"/>
          <w14:ligatures w14:val="none"/>
        </w:rPr>
        <w:t>bold</w:t>
      </w:r>
      <w:r w:rsidRPr="00B15E52">
        <w:rPr>
          <w:rFonts w:ascii="Consolas" w:eastAsia="Times New Roman" w:hAnsi="Consolas" w:cs="Times New Roman"/>
          <w:color w:val="D4D4D4"/>
          <w:kern w:val="0"/>
          <w:sz w:val="21"/>
          <w:szCs w:val="21"/>
          <w:lang w:eastAsia="en-IN"/>
          <w14:ligatures w14:val="none"/>
        </w:rPr>
        <w:t>;</w:t>
      </w:r>
    </w:p>
    <w:p w14:paraId="2F062EF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D4D4D4"/>
          <w:kern w:val="0"/>
          <w:sz w:val="21"/>
          <w:szCs w:val="21"/>
          <w:lang w:eastAsia="en-IN"/>
          <w14:ligatures w14:val="none"/>
        </w:rPr>
        <w:t>}</w:t>
      </w:r>
    </w:p>
    <w:p w14:paraId="1B4504DD" w14:textId="77777777" w:rsidR="00B15E52" w:rsidRPr="00B15E52" w:rsidRDefault="00B15E52" w:rsidP="00B15E52">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1D8562C"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style</w:t>
      </w:r>
      <w:r w:rsidRPr="00B15E52">
        <w:rPr>
          <w:rFonts w:ascii="Consolas" w:eastAsia="Times New Roman" w:hAnsi="Consolas" w:cs="Times New Roman"/>
          <w:color w:val="808080"/>
          <w:kern w:val="0"/>
          <w:sz w:val="21"/>
          <w:szCs w:val="21"/>
          <w:lang w:eastAsia="en-IN"/>
          <w14:ligatures w14:val="none"/>
        </w:rPr>
        <w:t>&gt;</w:t>
      </w:r>
    </w:p>
    <w:p w14:paraId="236E9F31"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DDE008"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head</w:t>
      </w:r>
      <w:r w:rsidRPr="00B15E52">
        <w:rPr>
          <w:rFonts w:ascii="Consolas" w:eastAsia="Times New Roman" w:hAnsi="Consolas" w:cs="Times New Roman"/>
          <w:color w:val="808080"/>
          <w:kern w:val="0"/>
          <w:sz w:val="21"/>
          <w:szCs w:val="21"/>
          <w:lang w:eastAsia="en-IN"/>
          <w14:ligatures w14:val="none"/>
        </w:rPr>
        <w:t>&gt;</w:t>
      </w:r>
    </w:p>
    <w:p w14:paraId="0BE88CD1"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6EF5B4"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body</w:t>
      </w:r>
      <w:r w:rsidRPr="00B15E52">
        <w:rPr>
          <w:rFonts w:ascii="Consolas" w:eastAsia="Times New Roman" w:hAnsi="Consolas" w:cs="Times New Roman"/>
          <w:color w:val="808080"/>
          <w:kern w:val="0"/>
          <w:sz w:val="21"/>
          <w:szCs w:val="21"/>
          <w:lang w:eastAsia="en-IN"/>
          <w14:ligatures w14:val="none"/>
        </w:rPr>
        <w:t>&gt;</w:t>
      </w:r>
    </w:p>
    <w:p w14:paraId="02D4FB0C"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AFAA31"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div</w:t>
      </w:r>
      <w:r w:rsidRPr="00B15E52">
        <w:rPr>
          <w:rFonts w:ascii="Consolas" w:eastAsia="Times New Roman" w:hAnsi="Consolas" w:cs="Times New Roman"/>
          <w:color w:val="CCCCCC"/>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class</w:t>
      </w:r>
      <w:r w:rsidRPr="00B15E52">
        <w:rPr>
          <w:rFonts w:ascii="Consolas" w:eastAsia="Times New Roman" w:hAnsi="Consolas" w:cs="Times New Roman"/>
          <w:color w:val="CCCCCC"/>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"box"</w:t>
      </w:r>
      <w:r w:rsidRPr="00B15E52">
        <w:rPr>
          <w:rFonts w:ascii="Consolas" w:eastAsia="Times New Roman" w:hAnsi="Consolas" w:cs="Times New Roman"/>
          <w:color w:val="808080"/>
          <w:kern w:val="0"/>
          <w:sz w:val="21"/>
          <w:szCs w:val="21"/>
          <w:lang w:eastAsia="en-IN"/>
          <w14:ligatures w14:val="none"/>
        </w:rPr>
        <w:t>&gt;</w:t>
      </w:r>
    </w:p>
    <w:p w14:paraId="5120E16F"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7542A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h2</w:t>
      </w:r>
      <w:r w:rsidRPr="00B15E52">
        <w:rPr>
          <w:rFonts w:ascii="Consolas" w:eastAsia="Times New Roman" w:hAnsi="Consolas" w:cs="Times New Roman"/>
          <w:color w:val="808080"/>
          <w:kern w:val="0"/>
          <w:sz w:val="21"/>
          <w:szCs w:val="21"/>
          <w:lang w:eastAsia="en-IN"/>
          <w14:ligatures w14:val="none"/>
        </w:rPr>
        <w:t>&gt;</w:t>
      </w:r>
      <w:r w:rsidRPr="00B15E52">
        <w:rPr>
          <w:rFonts w:ascii="Consolas" w:eastAsia="Times New Roman" w:hAnsi="Consolas" w:cs="Times New Roman"/>
          <w:color w:val="CCCCCC"/>
          <w:kern w:val="0"/>
          <w:sz w:val="21"/>
          <w:szCs w:val="21"/>
          <w:lang w:eastAsia="en-IN"/>
          <w14:ligatures w14:val="none"/>
        </w:rPr>
        <w:t>ODI CAREER</w:t>
      </w: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h2</w:t>
      </w:r>
      <w:r w:rsidRPr="00B15E52">
        <w:rPr>
          <w:rFonts w:ascii="Consolas" w:eastAsia="Times New Roman" w:hAnsi="Consolas" w:cs="Times New Roman"/>
          <w:color w:val="808080"/>
          <w:kern w:val="0"/>
          <w:sz w:val="21"/>
          <w:szCs w:val="21"/>
          <w:lang w:eastAsia="en-IN"/>
          <w14:ligatures w14:val="none"/>
        </w:rPr>
        <w:t>&gt;</w:t>
      </w:r>
    </w:p>
    <w:p w14:paraId="2E8BE18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56F90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pre</w:t>
      </w:r>
      <w:r w:rsidRPr="00B15E52">
        <w:rPr>
          <w:rFonts w:ascii="Consolas" w:eastAsia="Times New Roman" w:hAnsi="Consolas" w:cs="Times New Roman"/>
          <w:color w:val="808080"/>
          <w:kern w:val="0"/>
          <w:sz w:val="21"/>
          <w:szCs w:val="21"/>
          <w:lang w:eastAsia="en-IN"/>
          <w14:ligatures w14:val="none"/>
        </w:rPr>
        <w:t>&gt;</w:t>
      </w:r>
      <w:r w:rsidRPr="00B15E52">
        <w:rPr>
          <w:rFonts w:ascii="Consolas" w:eastAsia="Times New Roman" w:hAnsi="Consolas" w:cs="Times New Roman"/>
          <w:color w:val="CCCCCC"/>
          <w:kern w:val="0"/>
          <w:sz w:val="21"/>
          <w:szCs w:val="21"/>
          <w:lang w:eastAsia="en-IN"/>
          <w14:ligatures w14:val="none"/>
        </w:rPr>
        <w:t>VIRAT KOHLI IS REGADED AS THE GOAT OF THE ERA.</w:t>
      </w:r>
    </w:p>
    <w:p w14:paraId="6E9CD30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Matches Played: 311 ODIs</w:t>
      </w:r>
    </w:p>
    <w:p w14:paraId="115921BE"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Runs Scored: 14,747 runs</w:t>
      </w:r>
    </w:p>
    <w:p w14:paraId="23703A49"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Batting Average: 58.2</w:t>
      </w:r>
    </w:p>
    <w:p w14:paraId="2378C834"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Centuries: 77</w:t>
      </w:r>
    </w:p>
    <w:p w14:paraId="6BA549E1"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Half-Centuries: 77</w:t>
      </w:r>
    </w:p>
    <w:p w14:paraId="3F103885"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Highest Score: 183.</w:t>
      </w:r>
    </w:p>
    <w:p w14:paraId="6C5522DA"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t xml:space="preserve">  </w:t>
      </w:r>
    </w:p>
    <w:p w14:paraId="1926EB8D"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pre</w:t>
      </w:r>
      <w:r w:rsidRPr="00B15E52">
        <w:rPr>
          <w:rFonts w:ascii="Consolas" w:eastAsia="Times New Roman" w:hAnsi="Consolas" w:cs="Times New Roman"/>
          <w:color w:val="808080"/>
          <w:kern w:val="0"/>
          <w:sz w:val="21"/>
          <w:szCs w:val="21"/>
          <w:lang w:eastAsia="en-IN"/>
          <w14:ligatures w14:val="none"/>
        </w:rPr>
        <w:t>&gt;</w:t>
      </w:r>
    </w:p>
    <w:p w14:paraId="0527387F" w14:textId="77777777" w:rsidR="00B15E52" w:rsidRPr="00B15E52" w:rsidRDefault="00B15E52" w:rsidP="00B15E52">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CCCCCC"/>
          <w:kern w:val="0"/>
          <w:sz w:val="21"/>
          <w:szCs w:val="21"/>
          <w:lang w:eastAsia="en-IN"/>
          <w14:ligatures w14:val="none"/>
        </w:rPr>
        <w:br/>
      </w:r>
    </w:p>
    <w:p w14:paraId="4CAF236C"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img</w:t>
      </w:r>
      <w:r w:rsidRPr="00B15E52">
        <w:rPr>
          <w:rFonts w:ascii="Consolas" w:eastAsia="Times New Roman" w:hAnsi="Consolas" w:cs="Times New Roman"/>
          <w:color w:val="CCCCCC"/>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src</w:t>
      </w:r>
      <w:r w:rsidRPr="00B15E52">
        <w:rPr>
          <w:rFonts w:ascii="Consolas" w:eastAsia="Times New Roman" w:hAnsi="Consolas" w:cs="Times New Roman"/>
          <w:color w:val="CCCCCC"/>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"test.jpg"</w:t>
      </w:r>
      <w:r w:rsidRPr="00B15E52">
        <w:rPr>
          <w:rFonts w:ascii="Consolas" w:eastAsia="Times New Roman" w:hAnsi="Consolas" w:cs="Times New Roman"/>
          <w:color w:val="CCCCCC"/>
          <w:kern w:val="0"/>
          <w:sz w:val="21"/>
          <w:szCs w:val="21"/>
          <w:lang w:eastAsia="en-IN"/>
          <w14:ligatures w14:val="none"/>
        </w:rPr>
        <w:t xml:space="preserve"> </w:t>
      </w:r>
      <w:r w:rsidRPr="00B15E52">
        <w:rPr>
          <w:rFonts w:ascii="Consolas" w:eastAsia="Times New Roman" w:hAnsi="Consolas" w:cs="Times New Roman"/>
          <w:color w:val="9CDCFE"/>
          <w:kern w:val="0"/>
          <w:sz w:val="21"/>
          <w:szCs w:val="21"/>
          <w:lang w:eastAsia="en-IN"/>
          <w14:ligatures w14:val="none"/>
        </w:rPr>
        <w:t>alt</w:t>
      </w:r>
      <w:r w:rsidRPr="00B15E52">
        <w:rPr>
          <w:rFonts w:ascii="Consolas" w:eastAsia="Times New Roman" w:hAnsi="Consolas" w:cs="Times New Roman"/>
          <w:color w:val="CCCCCC"/>
          <w:kern w:val="0"/>
          <w:sz w:val="21"/>
          <w:szCs w:val="21"/>
          <w:lang w:eastAsia="en-IN"/>
          <w14:ligatures w14:val="none"/>
        </w:rPr>
        <w:t>=</w:t>
      </w:r>
      <w:r w:rsidRPr="00B15E52">
        <w:rPr>
          <w:rFonts w:ascii="Consolas" w:eastAsia="Times New Roman" w:hAnsi="Consolas" w:cs="Times New Roman"/>
          <w:color w:val="CE9178"/>
          <w:kern w:val="0"/>
          <w:sz w:val="21"/>
          <w:szCs w:val="21"/>
          <w:lang w:eastAsia="en-IN"/>
          <w14:ligatures w14:val="none"/>
        </w:rPr>
        <w:t>"odi"</w:t>
      </w:r>
      <w:r w:rsidRPr="00B15E52">
        <w:rPr>
          <w:rFonts w:ascii="Consolas" w:eastAsia="Times New Roman" w:hAnsi="Consolas" w:cs="Times New Roman"/>
          <w:color w:val="CCCCCC"/>
          <w:kern w:val="0"/>
          <w:sz w:val="21"/>
          <w:szCs w:val="21"/>
          <w:lang w:eastAsia="en-IN"/>
          <w14:ligatures w14:val="none"/>
        </w:rPr>
        <w:t xml:space="preserve">  </w:t>
      </w:r>
      <w:r w:rsidRPr="00B15E52">
        <w:rPr>
          <w:rFonts w:ascii="Consolas" w:eastAsia="Times New Roman" w:hAnsi="Consolas" w:cs="Times New Roman"/>
          <w:color w:val="808080"/>
          <w:kern w:val="0"/>
          <w:sz w:val="21"/>
          <w:szCs w:val="21"/>
          <w:lang w:eastAsia="en-IN"/>
          <w14:ligatures w14:val="none"/>
        </w:rPr>
        <w:t>&gt;</w:t>
      </w:r>
    </w:p>
    <w:p w14:paraId="75EEC46B"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F22312"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div</w:t>
      </w:r>
      <w:r w:rsidRPr="00B15E52">
        <w:rPr>
          <w:rFonts w:ascii="Consolas" w:eastAsia="Times New Roman" w:hAnsi="Consolas" w:cs="Times New Roman"/>
          <w:color w:val="808080"/>
          <w:kern w:val="0"/>
          <w:sz w:val="21"/>
          <w:szCs w:val="21"/>
          <w:lang w:eastAsia="en-IN"/>
          <w14:ligatures w14:val="none"/>
        </w:rPr>
        <w:t>&gt;</w:t>
      </w:r>
    </w:p>
    <w:p w14:paraId="5B386073"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D8FFBC" w14:textId="77777777" w:rsidR="00B15E52" w:rsidRPr="00B15E52" w:rsidRDefault="00B15E52" w:rsidP="00B15E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5E52">
        <w:rPr>
          <w:rFonts w:ascii="Consolas" w:eastAsia="Times New Roman" w:hAnsi="Consolas" w:cs="Times New Roman"/>
          <w:color w:val="808080"/>
          <w:kern w:val="0"/>
          <w:sz w:val="21"/>
          <w:szCs w:val="21"/>
          <w:lang w:eastAsia="en-IN"/>
          <w14:ligatures w14:val="none"/>
        </w:rPr>
        <w:t>&lt;/</w:t>
      </w:r>
      <w:r w:rsidRPr="00B15E52">
        <w:rPr>
          <w:rFonts w:ascii="Consolas" w:eastAsia="Times New Roman" w:hAnsi="Consolas" w:cs="Times New Roman"/>
          <w:color w:val="569CD6"/>
          <w:kern w:val="0"/>
          <w:sz w:val="21"/>
          <w:szCs w:val="21"/>
          <w:lang w:eastAsia="en-IN"/>
          <w14:ligatures w14:val="none"/>
        </w:rPr>
        <w:t>html</w:t>
      </w:r>
      <w:r w:rsidRPr="00B15E52">
        <w:rPr>
          <w:rFonts w:ascii="Consolas" w:eastAsia="Times New Roman" w:hAnsi="Consolas" w:cs="Times New Roman"/>
          <w:color w:val="808080"/>
          <w:kern w:val="0"/>
          <w:sz w:val="21"/>
          <w:szCs w:val="21"/>
          <w:lang w:eastAsia="en-IN"/>
          <w14:ligatures w14:val="none"/>
        </w:rPr>
        <w:t>&gt;</w:t>
      </w:r>
    </w:p>
    <w:p w14:paraId="160FEFC3" w14:textId="77777777" w:rsidR="00713396" w:rsidRDefault="00713396" w:rsidP="00342B3B">
      <w:pPr>
        <w:tabs>
          <w:tab w:val="left" w:pos="1068"/>
        </w:tabs>
        <w:rPr>
          <w:rFonts w:ascii="Aptos" w:hAnsi="Aptos"/>
          <w:sz w:val="48"/>
          <w:szCs w:val="48"/>
        </w:rPr>
      </w:pPr>
    </w:p>
    <w:p w14:paraId="7A6F3CFE" w14:textId="49233604" w:rsidR="00B15E52" w:rsidRDefault="00B15E52" w:rsidP="00342B3B">
      <w:pPr>
        <w:tabs>
          <w:tab w:val="left" w:pos="1068"/>
        </w:tabs>
        <w:rPr>
          <w:rFonts w:ascii="Aptos" w:hAnsi="Aptos"/>
          <w:sz w:val="48"/>
          <w:szCs w:val="48"/>
        </w:rPr>
      </w:pPr>
      <w:r>
        <w:rPr>
          <w:rFonts w:ascii="Aptos" w:hAnsi="Aptos"/>
          <w:sz w:val="48"/>
          <w:szCs w:val="48"/>
        </w:rPr>
        <w:t>T20.HTML:</w:t>
      </w:r>
    </w:p>
    <w:p w14:paraId="02F84F4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DOCTYPE</w:t>
      </w:r>
      <w:r w:rsidRPr="0064558B">
        <w:rPr>
          <w:rFonts w:ascii="Consolas" w:eastAsia="Times New Roman" w:hAnsi="Consolas" w:cs="Times New Roman"/>
          <w:color w:val="CCCCCC"/>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html</w:t>
      </w:r>
      <w:r w:rsidRPr="0064558B">
        <w:rPr>
          <w:rFonts w:ascii="Consolas" w:eastAsia="Times New Roman" w:hAnsi="Consolas" w:cs="Times New Roman"/>
          <w:color w:val="808080"/>
          <w:kern w:val="0"/>
          <w:sz w:val="21"/>
          <w:szCs w:val="21"/>
          <w:lang w:eastAsia="en-IN"/>
          <w14:ligatures w14:val="none"/>
        </w:rPr>
        <w:t>&gt;</w:t>
      </w:r>
    </w:p>
    <w:p w14:paraId="0B0603F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D3559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html</w:t>
      </w:r>
      <w:r w:rsidRPr="0064558B">
        <w:rPr>
          <w:rFonts w:ascii="Consolas" w:eastAsia="Times New Roman" w:hAnsi="Consolas" w:cs="Times New Roman"/>
          <w:color w:val="808080"/>
          <w:kern w:val="0"/>
          <w:sz w:val="21"/>
          <w:szCs w:val="21"/>
          <w:lang w:eastAsia="en-IN"/>
          <w14:ligatures w14:val="none"/>
        </w:rPr>
        <w:t>&gt;</w:t>
      </w:r>
    </w:p>
    <w:p w14:paraId="4687E63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98223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head</w:t>
      </w:r>
      <w:r w:rsidRPr="0064558B">
        <w:rPr>
          <w:rFonts w:ascii="Consolas" w:eastAsia="Times New Roman" w:hAnsi="Consolas" w:cs="Times New Roman"/>
          <w:color w:val="808080"/>
          <w:kern w:val="0"/>
          <w:sz w:val="21"/>
          <w:szCs w:val="21"/>
          <w:lang w:eastAsia="en-IN"/>
          <w14:ligatures w14:val="none"/>
        </w:rPr>
        <w:t>&gt;</w:t>
      </w:r>
    </w:p>
    <w:p w14:paraId="756603B4"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A8FB29"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style</w:t>
      </w:r>
      <w:r w:rsidRPr="0064558B">
        <w:rPr>
          <w:rFonts w:ascii="Consolas" w:eastAsia="Times New Roman" w:hAnsi="Consolas" w:cs="Times New Roman"/>
          <w:color w:val="808080"/>
          <w:kern w:val="0"/>
          <w:sz w:val="21"/>
          <w:szCs w:val="21"/>
          <w:lang w:eastAsia="en-IN"/>
          <w14:ligatures w14:val="none"/>
        </w:rPr>
        <w:t>&gt;</w:t>
      </w:r>
    </w:p>
    <w:p w14:paraId="1EB84DF4"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935F5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7BA7D"/>
          <w:kern w:val="0"/>
          <w:sz w:val="21"/>
          <w:szCs w:val="21"/>
          <w:lang w:eastAsia="en-IN"/>
          <w14:ligatures w14:val="none"/>
        </w:rPr>
        <w:t>body</w:t>
      </w:r>
      <w:r w:rsidRPr="0064558B">
        <w:rPr>
          <w:rFonts w:ascii="Consolas" w:eastAsia="Times New Roman" w:hAnsi="Consolas" w:cs="Times New Roman"/>
          <w:color w:val="D4D4D4"/>
          <w:kern w:val="0"/>
          <w:sz w:val="21"/>
          <w:szCs w:val="21"/>
          <w:lang w:eastAsia="en-IN"/>
          <w14:ligatures w14:val="none"/>
        </w:rPr>
        <w:t>{</w:t>
      </w:r>
    </w:p>
    <w:p w14:paraId="73BE1E7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A3B776"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font-family</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Arial</w:t>
      </w:r>
      <w:r w:rsidRPr="0064558B">
        <w:rPr>
          <w:rFonts w:ascii="Consolas" w:eastAsia="Times New Roman" w:hAnsi="Consolas" w:cs="Times New Roman"/>
          <w:color w:val="D4D4D4"/>
          <w:kern w:val="0"/>
          <w:sz w:val="21"/>
          <w:szCs w:val="21"/>
          <w:lang w:eastAsia="en-IN"/>
          <w14:ligatures w14:val="none"/>
        </w:rPr>
        <w:t>;</w:t>
      </w:r>
    </w:p>
    <w:p w14:paraId="26C20A01"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067D8F"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text-align</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center</w:t>
      </w:r>
    </w:p>
    <w:p w14:paraId="7D0BD5CD"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16073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w:t>
      </w:r>
    </w:p>
    <w:p w14:paraId="4A20B369"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8F8D79"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7BA7D"/>
          <w:kern w:val="0"/>
          <w:sz w:val="21"/>
          <w:szCs w:val="21"/>
          <w:lang w:eastAsia="en-IN"/>
          <w14:ligatures w14:val="none"/>
        </w:rPr>
        <w:t>.box</w:t>
      </w:r>
      <w:r w:rsidRPr="0064558B">
        <w:rPr>
          <w:rFonts w:ascii="Consolas" w:eastAsia="Times New Roman" w:hAnsi="Consolas" w:cs="Times New Roman"/>
          <w:color w:val="D4D4D4"/>
          <w:kern w:val="0"/>
          <w:sz w:val="21"/>
          <w:szCs w:val="21"/>
          <w:lang w:eastAsia="en-IN"/>
          <w14:ligatures w14:val="none"/>
        </w:rPr>
        <w:t>{</w:t>
      </w:r>
    </w:p>
    <w:p w14:paraId="15333BF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913B5D"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border</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B5CEA8"/>
          <w:kern w:val="0"/>
          <w:sz w:val="21"/>
          <w:szCs w:val="21"/>
          <w:lang w:eastAsia="en-IN"/>
          <w14:ligatures w14:val="none"/>
        </w:rPr>
        <w:t>2px</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solid</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black</w:t>
      </w:r>
      <w:r w:rsidRPr="0064558B">
        <w:rPr>
          <w:rFonts w:ascii="Consolas" w:eastAsia="Times New Roman" w:hAnsi="Consolas" w:cs="Times New Roman"/>
          <w:color w:val="D4D4D4"/>
          <w:kern w:val="0"/>
          <w:sz w:val="21"/>
          <w:szCs w:val="21"/>
          <w:lang w:eastAsia="en-IN"/>
          <w14:ligatures w14:val="none"/>
        </w:rPr>
        <w:t>;</w:t>
      </w:r>
    </w:p>
    <w:p w14:paraId="039F528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2EB70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padding</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B5CEA8"/>
          <w:kern w:val="0"/>
          <w:sz w:val="21"/>
          <w:szCs w:val="21"/>
          <w:lang w:eastAsia="en-IN"/>
          <w14:ligatures w14:val="none"/>
        </w:rPr>
        <w:t>20px</w:t>
      </w:r>
      <w:r w:rsidRPr="0064558B">
        <w:rPr>
          <w:rFonts w:ascii="Consolas" w:eastAsia="Times New Roman" w:hAnsi="Consolas" w:cs="Times New Roman"/>
          <w:color w:val="D4D4D4"/>
          <w:kern w:val="0"/>
          <w:sz w:val="21"/>
          <w:szCs w:val="21"/>
          <w:lang w:eastAsia="en-IN"/>
          <w14:ligatures w14:val="none"/>
        </w:rPr>
        <w:t>;</w:t>
      </w:r>
    </w:p>
    <w:p w14:paraId="253140A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8ABCE1"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lastRenderedPageBreak/>
        <w:t>display</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inline-block</w:t>
      </w:r>
      <w:r w:rsidRPr="0064558B">
        <w:rPr>
          <w:rFonts w:ascii="Consolas" w:eastAsia="Times New Roman" w:hAnsi="Consolas" w:cs="Times New Roman"/>
          <w:color w:val="D4D4D4"/>
          <w:kern w:val="0"/>
          <w:sz w:val="21"/>
          <w:szCs w:val="21"/>
          <w:lang w:eastAsia="en-IN"/>
          <w14:ligatures w14:val="none"/>
        </w:rPr>
        <w:t>;</w:t>
      </w:r>
    </w:p>
    <w:p w14:paraId="7E7CFEF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4F4ED6"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border-radius</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B5CEA8"/>
          <w:kern w:val="0"/>
          <w:sz w:val="21"/>
          <w:szCs w:val="21"/>
          <w:lang w:eastAsia="en-IN"/>
          <w14:ligatures w14:val="none"/>
        </w:rPr>
        <w:t>15px</w:t>
      </w:r>
      <w:r w:rsidRPr="0064558B">
        <w:rPr>
          <w:rFonts w:ascii="Consolas" w:eastAsia="Times New Roman" w:hAnsi="Consolas" w:cs="Times New Roman"/>
          <w:color w:val="D4D4D4"/>
          <w:kern w:val="0"/>
          <w:sz w:val="21"/>
          <w:szCs w:val="21"/>
          <w:lang w:eastAsia="en-IN"/>
          <w14:ligatures w14:val="none"/>
        </w:rPr>
        <w:t>;</w:t>
      </w:r>
    </w:p>
    <w:p w14:paraId="29902543"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F233B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w:t>
      </w:r>
    </w:p>
    <w:p w14:paraId="7BB5B13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5B7ED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7BA7D"/>
          <w:kern w:val="0"/>
          <w:sz w:val="21"/>
          <w:szCs w:val="21"/>
          <w:lang w:eastAsia="en-IN"/>
          <w14:ligatures w14:val="none"/>
        </w:rPr>
        <w:t>h2</w:t>
      </w:r>
      <w:r w:rsidRPr="0064558B">
        <w:rPr>
          <w:rFonts w:ascii="Consolas" w:eastAsia="Times New Roman" w:hAnsi="Consolas" w:cs="Times New Roman"/>
          <w:color w:val="D4D4D4"/>
          <w:kern w:val="0"/>
          <w:sz w:val="21"/>
          <w:szCs w:val="21"/>
          <w:lang w:eastAsia="en-IN"/>
          <w14:ligatures w14:val="none"/>
        </w:rPr>
        <w:t>{</w:t>
      </w:r>
    </w:p>
    <w:p w14:paraId="451ECB03"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5F0D0D"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color</w:t>
      </w:r>
      <w:r w:rsidRPr="0064558B">
        <w:rPr>
          <w:rFonts w:ascii="Consolas" w:eastAsia="Times New Roman" w:hAnsi="Consolas" w:cs="Times New Roman"/>
          <w:color w:val="D4D4D4"/>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#000000</w:t>
      </w:r>
      <w:r w:rsidRPr="0064558B">
        <w:rPr>
          <w:rFonts w:ascii="Consolas" w:eastAsia="Times New Roman" w:hAnsi="Consolas" w:cs="Times New Roman"/>
          <w:color w:val="D4D4D4"/>
          <w:kern w:val="0"/>
          <w:sz w:val="21"/>
          <w:szCs w:val="21"/>
          <w:lang w:eastAsia="en-IN"/>
          <w14:ligatures w14:val="none"/>
        </w:rPr>
        <w:t>;</w:t>
      </w:r>
    </w:p>
    <w:p w14:paraId="5E849931"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F5D51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9CDCFE"/>
          <w:kern w:val="0"/>
          <w:sz w:val="21"/>
          <w:szCs w:val="21"/>
          <w:lang w:eastAsia="en-IN"/>
          <w14:ligatures w14:val="none"/>
        </w:rPr>
        <w:t>font-family</w:t>
      </w:r>
      <w:r w:rsidRPr="0064558B">
        <w:rPr>
          <w:rFonts w:ascii="Consolas" w:eastAsia="Times New Roman" w:hAnsi="Consolas" w:cs="Times New Roman"/>
          <w:color w:val="D4D4D4"/>
          <w:kern w:val="0"/>
          <w:sz w:val="21"/>
          <w:szCs w:val="21"/>
          <w:lang w:eastAsia="en-IN"/>
          <w14:ligatures w14:val="none"/>
        </w:rPr>
        <w:t>: cursive;</w:t>
      </w:r>
    </w:p>
    <w:p w14:paraId="34FD1A4B"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E66C89"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w:t>
      </w:r>
    </w:p>
    <w:p w14:paraId="5EDEB3F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A9D4E2"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7BA7D"/>
          <w:kern w:val="0"/>
          <w:sz w:val="21"/>
          <w:szCs w:val="21"/>
          <w:lang w:eastAsia="en-IN"/>
          <w14:ligatures w14:val="none"/>
        </w:rPr>
        <w:t>pre</w:t>
      </w:r>
      <w:r w:rsidRPr="0064558B">
        <w:rPr>
          <w:rFonts w:ascii="Consolas" w:eastAsia="Times New Roman" w:hAnsi="Consolas" w:cs="Times New Roman"/>
          <w:color w:val="D4D4D4"/>
          <w:kern w:val="0"/>
          <w:sz w:val="21"/>
          <w:szCs w:val="21"/>
          <w:lang w:eastAsia="en-IN"/>
          <w14:ligatures w14:val="none"/>
        </w:rPr>
        <w:t>{</w:t>
      </w:r>
    </w:p>
    <w:p w14:paraId="2E589BA6"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font-family</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Arial</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Helvetica</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sans-serif</w:t>
      </w:r>
      <w:r w:rsidRPr="0064558B">
        <w:rPr>
          <w:rFonts w:ascii="Consolas" w:eastAsia="Times New Roman" w:hAnsi="Consolas" w:cs="Times New Roman"/>
          <w:color w:val="D4D4D4"/>
          <w:kern w:val="0"/>
          <w:sz w:val="21"/>
          <w:szCs w:val="21"/>
          <w:lang w:eastAsia="en-IN"/>
          <w14:ligatures w14:val="none"/>
        </w:rPr>
        <w:t>;</w:t>
      </w:r>
    </w:p>
    <w:p w14:paraId="1857F5F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font-weight</w:t>
      </w:r>
      <w:r w:rsidRPr="0064558B">
        <w:rPr>
          <w:rFonts w:ascii="Consolas" w:eastAsia="Times New Roman" w:hAnsi="Consolas" w:cs="Times New Roman"/>
          <w:color w:val="D4D4D4"/>
          <w:kern w:val="0"/>
          <w:sz w:val="21"/>
          <w:szCs w:val="21"/>
          <w:lang w:eastAsia="en-IN"/>
          <w14:ligatures w14:val="none"/>
        </w:rPr>
        <w:t xml:space="preserve">: </w:t>
      </w:r>
      <w:r w:rsidRPr="0064558B">
        <w:rPr>
          <w:rFonts w:ascii="Consolas" w:eastAsia="Times New Roman" w:hAnsi="Consolas" w:cs="Times New Roman"/>
          <w:color w:val="CE9178"/>
          <w:kern w:val="0"/>
          <w:sz w:val="21"/>
          <w:szCs w:val="21"/>
          <w:lang w:eastAsia="en-IN"/>
          <w14:ligatures w14:val="none"/>
        </w:rPr>
        <w:t>bold</w:t>
      </w:r>
      <w:r w:rsidRPr="0064558B">
        <w:rPr>
          <w:rFonts w:ascii="Consolas" w:eastAsia="Times New Roman" w:hAnsi="Consolas" w:cs="Times New Roman"/>
          <w:color w:val="D4D4D4"/>
          <w:kern w:val="0"/>
          <w:sz w:val="21"/>
          <w:szCs w:val="21"/>
          <w:lang w:eastAsia="en-IN"/>
          <w14:ligatures w14:val="none"/>
        </w:rPr>
        <w:t>;</w:t>
      </w:r>
    </w:p>
    <w:p w14:paraId="0183C33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D4D4D4"/>
          <w:kern w:val="0"/>
          <w:sz w:val="21"/>
          <w:szCs w:val="21"/>
          <w:lang w:eastAsia="en-IN"/>
          <w14:ligatures w14:val="none"/>
        </w:rPr>
        <w:t>}</w:t>
      </w:r>
    </w:p>
    <w:p w14:paraId="36E527EA" w14:textId="77777777" w:rsidR="0064558B" w:rsidRPr="0064558B" w:rsidRDefault="0064558B" w:rsidP="0064558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0391D6B"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style</w:t>
      </w:r>
      <w:r w:rsidRPr="0064558B">
        <w:rPr>
          <w:rFonts w:ascii="Consolas" w:eastAsia="Times New Roman" w:hAnsi="Consolas" w:cs="Times New Roman"/>
          <w:color w:val="808080"/>
          <w:kern w:val="0"/>
          <w:sz w:val="21"/>
          <w:szCs w:val="21"/>
          <w:lang w:eastAsia="en-IN"/>
          <w14:ligatures w14:val="none"/>
        </w:rPr>
        <w:t>&gt;</w:t>
      </w:r>
    </w:p>
    <w:p w14:paraId="7A2A55E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2E7C6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head</w:t>
      </w:r>
      <w:r w:rsidRPr="0064558B">
        <w:rPr>
          <w:rFonts w:ascii="Consolas" w:eastAsia="Times New Roman" w:hAnsi="Consolas" w:cs="Times New Roman"/>
          <w:color w:val="808080"/>
          <w:kern w:val="0"/>
          <w:sz w:val="21"/>
          <w:szCs w:val="21"/>
          <w:lang w:eastAsia="en-IN"/>
          <w14:ligatures w14:val="none"/>
        </w:rPr>
        <w:t>&gt;</w:t>
      </w:r>
    </w:p>
    <w:p w14:paraId="23681EAB"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6D3B05"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body</w:t>
      </w:r>
      <w:r w:rsidRPr="0064558B">
        <w:rPr>
          <w:rFonts w:ascii="Consolas" w:eastAsia="Times New Roman" w:hAnsi="Consolas" w:cs="Times New Roman"/>
          <w:color w:val="808080"/>
          <w:kern w:val="0"/>
          <w:sz w:val="21"/>
          <w:szCs w:val="21"/>
          <w:lang w:eastAsia="en-IN"/>
          <w14:ligatures w14:val="none"/>
        </w:rPr>
        <w:t>&gt;</w:t>
      </w:r>
    </w:p>
    <w:p w14:paraId="357E11C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7D970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div</w:t>
      </w:r>
      <w:r w:rsidRPr="0064558B">
        <w:rPr>
          <w:rFonts w:ascii="Consolas" w:eastAsia="Times New Roman" w:hAnsi="Consolas" w:cs="Times New Roman"/>
          <w:color w:val="CCCCCC"/>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class</w:t>
      </w:r>
      <w:r w:rsidRPr="0064558B">
        <w:rPr>
          <w:rFonts w:ascii="Consolas" w:eastAsia="Times New Roman" w:hAnsi="Consolas" w:cs="Times New Roman"/>
          <w:color w:val="CCCCCC"/>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"box"</w:t>
      </w:r>
      <w:r w:rsidRPr="0064558B">
        <w:rPr>
          <w:rFonts w:ascii="Consolas" w:eastAsia="Times New Roman" w:hAnsi="Consolas" w:cs="Times New Roman"/>
          <w:color w:val="808080"/>
          <w:kern w:val="0"/>
          <w:sz w:val="21"/>
          <w:szCs w:val="21"/>
          <w:lang w:eastAsia="en-IN"/>
          <w14:ligatures w14:val="none"/>
        </w:rPr>
        <w:t>&gt;</w:t>
      </w:r>
    </w:p>
    <w:p w14:paraId="2D16B75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834982"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h2</w:t>
      </w:r>
      <w:r w:rsidRPr="0064558B">
        <w:rPr>
          <w:rFonts w:ascii="Consolas" w:eastAsia="Times New Roman" w:hAnsi="Consolas" w:cs="Times New Roman"/>
          <w:color w:val="808080"/>
          <w:kern w:val="0"/>
          <w:sz w:val="21"/>
          <w:szCs w:val="21"/>
          <w:lang w:eastAsia="en-IN"/>
          <w14:ligatures w14:val="none"/>
        </w:rPr>
        <w:t>&gt;</w:t>
      </w:r>
      <w:r w:rsidRPr="0064558B">
        <w:rPr>
          <w:rFonts w:ascii="Consolas" w:eastAsia="Times New Roman" w:hAnsi="Consolas" w:cs="Times New Roman"/>
          <w:color w:val="CCCCCC"/>
          <w:kern w:val="0"/>
          <w:sz w:val="21"/>
          <w:szCs w:val="21"/>
          <w:lang w:eastAsia="en-IN"/>
          <w14:ligatures w14:val="none"/>
        </w:rPr>
        <w:t>T20 CAREER</w:t>
      </w: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h2</w:t>
      </w:r>
      <w:r w:rsidRPr="0064558B">
        <w:rPr>
          <w:rFonts w:ascii="Consolas" w:eastAsia="Times New Roman" w:hAnsi="Consolas" w:cs="Times New Roman"/>
          <w:color w:val="808080"/>
          <w:kern w:val="0"/>
          <w:sz w:val="21"/>
          <w:szCs w:val="21"/>
          <w:lang w:eastAsia="en-IN"/>
          <w14:ligatures w14:val="none"/>
        </w:rPr>
        <w:t>&gt;</w:t>
      </w:r>
    </w:p>
    <w:p w14:paraId="56A7EB13"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F2127F"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pre</w:t>
      </w:r>
      <w:r w:rsidRPr="0064558B">
        <w:rPr>
          <w:rFonts w:ascii="Consolas" w:eastAsia="Times New Roman" w:hAnsi="Consolas" w:cs="Times New Roman"/>
          <w:color w:val="808080"/>
          <w:kern w:val="0"/>
          <w:sz w:val="21"/>
          <w:szCs w:val="21"/>
          <w:lang w:eastAsia="en-IN"/>
          <w14:ligatures w14:val="none"/>
        </w:rPr>
        <w:t>&gt;</w:t>
      </w:r>
    </w:p>
    <w:p w14:paraId="1BBC3668"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    VIRAT KOHLI IS REGADED AS THE GOAT OF THE ERA.</w:t>
      </w:r>
    </w:p>
    <w:p w14:paraId="1E7FE3F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Matches Played: 125 T20s</w:t>
      </w:r>
    </w:p>
    <w:p w14:paraId="2B593D58"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Runs Scored: 4870 runs</w:t>
      </w:r>
    </w:p>
    <w:p w14:paraId="19931ECE"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Batting Average:48.7</w:t>
      </w:r>
    </w:p>
    <w:p w14:paraId="3C11836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Centuries: 1</w:t>
      </w:r>
    </w:p>
    <w:p w14:paraId="06EAD399"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Half-Centuries: 30</w:t>
      </w:r>
    </w:p>
    <w:p w14:paraId="79C44B80"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t>Highest Score: 122</w:t>
      </w:r>
    </w:p>
    <w:p w14:paraId="7A91732B"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pre</w:t>
      </w:r>
      <w:r w:rsidRPr="0064558B">
        <w:rPr>
          <w:rFonts w:ascii="Consolas" w:eastAsia="Times New Roman" w:hAnsi="Consolas" w:cs="Times New Roman"/>
          <w:color w:val="808080"/>
          <w:kern w:val="0"/>
          <w:sz w:val="21"/>
          <w:szCs w:val="21"/>
          <w:lang w:eastAsia="en-IN"/>
          <w14:ligatures w14:val="none"/>
        </w:rPr>
        <w:t>&gt;</w:t>
      </w:r>
    </w:p>
    <w:p w14:paraId="38FC3A9F" w14:textId="77777777" w:rsidR="0064558B" w:rsidRPr="0064558B" w:rsidRDefault="0064558B" w:rsidP="0064558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CCCCCC"/>
          <w:kern w:val="0"/>
          <w:sz w:val="21"/>
          <w:szCs w:val="21"/>
          <w:lang w:eastAsia="en-IN"/>
          <w14:ligatures w14:val="none"/>
        </w:rPr>
        <w:br/>
      </w:r>
    </w:p>
    <w:p w14:paraId="3F61C54C"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img</w:t>
      </w:r>
      <w:r w:rsidRPr="0064558B">
        <w:rPr>
          <w:rFonts w:ascii="Consolas" w:eastAsia="Times New Roman" w:hAnsi="Consolas" w:cs="Times New Roman"/>
          <w:color w:val="CCCCCC"/>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src</w:t>
      </w:r>
      <w:r w:rsidRPr="0064558B">
        <w:rPr>
          <w:rFonts w:ascii="Consolas" w:eastAsia="Times New Roman" w:hAnsi="Consolas" w:cs="Times New Roman"/>
          <w:color w:val="CCCCCC"/>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"test.jpg"</w:t>
      </w:r>
      <w:r w:rsidRPr="0064558B">
        <w:rPr>
          <w:rFonts w:ascii="Consolas" w:eastAsia="Times New Roman" w:hAnsi="Consolas" w:cs="Times New Roman"/>
          <w:color w:val="CCCCCC"/>
          <w:kern w:val="0"/>
          <w:sz w:val="21"/>
          <w:szCs w:val="21"/>
          <w:lang w:eastAsia="en-IN"/>
          <w14:ligatures w14:val="none"/>
        </w:rPr>
        <w:t xml:space="preserve"> </w:t>
      </w:r>
      <w:r w:rsidRPr="0064558B">
        <w:rPr>
          <w:rFonts w:ascii="Consolas" w:eastAsia="Times New Roman" w:hAnsi="Consolas" w:cs="Times New Roman"/>
          <w:color w:val="9CDCFE"/>
          <w:kern w:val="0"/>
          <w:sz w:val="21"/>
          <w:szCs w:val="21"/>
          <w:lang w:eastAsia="en-IN"/>
          <w14:ligatures w14:val="none"/>
        </w:rPr>
        <w:t>alt</w:t>
      </w:r>
      <w:r w:rsidRPr="0064558B">
        <w:rPr>
          <w:rFonts w:ascii="Consolas" w:eastAsia="Times New Roman" w:hAnsi="Consolas" w:cs="Times New Roman"/>
          <w:color w:val="CCCCCC"/>
          <w:kern w:val="0"/>
          <w:sz w:val="21"/>
          <w:szCs w:val="21"/>
          <w:lang w:eastAsia="en-IN"/>
          <w14:ligatures w14:val="none"/>
        </w:rPr>
        <w:t>=</w:t>
      </w:r>
      <w:r w:rsidRPr="0064558B">
        <w:rPr>
          <w:rFonts w:ascii="Consolas" w:eastAsia="Times New Roman" w:hAnsi="Consolas" w:cs="Times New Roman"/>
          <w:color w:val="CE9178"/>
          <w:kern w:val="0"/>
          <w:sz w:val="21"/>
          <w:szCs w:val="21"/>
          <w:lang w:eastAsia="en-IN"/>
          <w14:ligatures w14:val="none"/>
        </w:rPr>
        <w:t>"odi"</w:t>
      </w:r>
      <w:r w:rsidRPr="0064558B">
        <w:rPr>
          <w:rFonts w:ascii="Consolas" w:eastAsia="Times New Roman" w:hAnsi="Consolas" w:cs="Times New Roman"/>
          <w:color w:val="CCCCCC"/>
          <w:kern w:val="0"/>
          <w:sz w:val="21"/>
          <w:szCs w:val="21"/>
          <w:lang w:eastAsia="en-IN"/>
          <w14:ligatures w14:val="none"/>
        </w:rPr>
        <w:t xml:space="preserve">  </w:t>
      </w:r>
      <w:r w:rsidRPr="0064558B">
        <w:rPr>
          <w:rFonts w:ascii="Consolas" w:eastAsia="Times New Roman" w:hAnsi="Consolas" w:cs="Times New Roman"/>
          <w:color w:val="808080"/>
          <w:kern w:val="0"/>
          <w:sz w:val="21"/>
          <w:szCs w:val="21"/>
          <w:lang w:eastAsia="en-IN"/>
          <w14:ligatures w14:val="none"/>
        </w:rPr>
        <w:t>&gt;</w:t>
      </w:r>
    </w:p>
    <w:p w14:paraId="24DABEC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D61E7A"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div</w:t>
      </w:r>
      <w:r w:rsidRPr="0064558B">
        <w:rPr>
          <w:rFonts w:ascii="Consolas" w:eastAsia="Times New Roman" w:hAnsi="Consolas" w:cs="Times New Roman"/>
          <w:color w:val="808080"/>
          <w:kern w:val="0"/>
          <w:sz w:val="21"/>
          <w:szCs w:val="21"/>
          <w:lang w:eastAsia="en-IN"/>
          <w14:ligatures w14:val="none"/>
        </w:rPr>
        <w:t>&gt;</w:t>
      </w:r>
    </w:p>
    <w:p w14:paraId="0F5C1906"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38A177" w14:textId="77777777" w:rsidR="0064558B" w:rsidRPr="0064558B" w:rsidRDefault="0064558B" w:rsidP="006455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58B">
        <w:rPr>
          <w:rFonts w:ascii="Consolas" w:eastAsia="Times New Roman" w:hAnsi="Consolas" w:cs="Times New Roman"/>
          <w:color w:val="808080"/>
          <w:kern w:val="0"/>
          <w:sz w:val="21"/>
          <w:szCs w:val="21"/>
          <w:lang w:eastAsia="en-IN"/>
          <w14:ligatures w14:val="none"/>
        </w:rPr>
        <w:t>&lt;/</w:t>
      </w:r>
      <w:r w:rsidRPr="0064558B">
        <w:rPr>
          <w:rFonts w:ascii="Consolas" w:eastAsia="Times New Roman" w:hAnsi="Consolas" w:cs="Times New Roman"/>
          <w:color w:val="569CD6"/>
          <w:kern w:val="0"/>
          <w:sz w:val="21"/>
          <w:szCs w:val="21"/>
          <w:lang w:eastAsia="en-IN"/>
          <w14:ligatures w14:val="none"/>
        </w:rPr>
        <w:t>html</w:t>
      </w:r>
      <w:r w:rsidRPr="0064558B">
        <w:rPr>
          <w:rFonts w:ascii="Consolas" w:eastAsia="Times New Roman" w:hAnsi="Consolas" w:cs="Times New Roman"/>
          <w:color w:val="808080"/>
          <w:kern w:val="0"/>
          <w:sz w:val="21"/>
          <w:szCs w:val="21"/>
          <w:lang w:eastAsia="en-IN"/>
          <w14:ligatures w14:val="none"/>
        </w:rPr>
        <w:t>&gt;</w:t>
      </w:r>
    </w:p>
    <w:p w14:paraId="25A12420" w14:textId="77777777" w:rsidR="00B15E52" w:rsidRDefault="00B15E52" w:rsidP="00342B3B">
      <w:pPr>
        <w:tabs>
          <w:tab w:val="left" w:pos="1068"/>
        </w:tabs>
        <w:rPr>
          <w:rFonts w:ascii="Aptos" w:hAnsi="Aptos"/>
          <w:sz w:val="48"/>
          <w:szCs w:val="48"/>
        </w:rPr>
      </w:pPr>
    </w:p>
    <w:p w14:paraId="71240BFA" w14:textId="5A02D17A" w:rsidR="0064558B" w:rsidRDefault="0064558B" w:rsidP="00342B3B">
      <w:pPr>
        <w:tabs>
          <w:tab w:val="left" w:pos="1068"/>
        </w:tabs>
        <w:rPr>
          <w:rFonts w:ascii="Aptos" w:hAnsi="Aptos"/>
          <w:sz w:val="48"/>
          <w:szCs w:val="48"/>
        </w:rPr>
      </w:pPr>
      <w:r>
        <w:rPr>
          <w:rFonts w:ascii="Aptos" w:hAnsi="Aptos"/>
          <w:sz w:val="48"/>
          <w:szCs w:val="48"/>
        </w:rPr>
        <w:t>TEST.HTML:</w:t>
      </w:r>
    </w:p>
    <w:p w14:paraId="29019D1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lastRenderedPageBreak/>
        <w:t>&lt;!</w:t>
      </w:r>
      <w:r w:rsidRPr="00DB72DB">
        <w:rPr>
          <w:rFonts w:ascii="Consolas" w:eastAsia="Times New Roman" w:hAnsi="Consolas" w:cs="Times New Roman"/>
          <w:color w:val="569CD6"/>
          <w:kern w:val="0"/>
          <w:sz w:val="21"/>
          <w:szCs w:val="21"/>
          <w:lang w:eastAsia="en-IN"/>
          <w14:ligatures w14:val="none"/>
        </w:rPr>
        <w:t>DOCTYPE</w:t>
      </w:r>
      <w:r w:rsidRPr="00DB72DB">
        <w:rPr>
          <w:rFonts w:ascii="Consolas" w:eastAsia="Times New Roman" w:hAnsi="Consolas" w:cs="Times New Roman"/>
          <w:color w:val="CCCCCC"/>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html</w:t>
      </w:r>
      <w:r w:rsidRPr="00DB72DB">
        <w:rPr>
          <w:rFonts w:ascii="Consolas" w:eastAsia="Times New Roman" w:hAnsi="Consolas" w:cs="Times New Roman"/>
          <w:color w:val="808080"/>
          <w:kern w:val="0"/>
          <w:sz w:val="21"/>
          <w:szCs w:val="21"/>
          <w:lang w:eastAsia="en-IN"/>
          <w14:ligatures w14:val="none"/>
        </w:rPr>
        <w:t>&gt;</w:t>
      </w:r>
    </w:p>
    <w:p w14:paraId="3DF501E8"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56E6BD"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html</w:t>
      </w:r>
      <w:r w:rsidRPr="00DB72DB">
        <w:rPr>
          <w:rFonts w:ascii="Consolas" w:eastAsia="Times New Roman" w:hAnsi="Consolas" w:cs="Times New Roman"/>
          <w:color w:val="808080"/>
          <w:kern w:val="0"/>
          <w:sz w:val="21"/>
          <w:szCs w:val="21"/>
          <w:lang w:eastAsia="en-IN"/>
          <w14:ligatures w14:val="none"/>
        </w:rPr>
        <w:t>&gt;</w:t>
      </w:r>
    </w:p>
    <w:p w14:paraId="4FDEC91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D6191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head</w:t>
      </w:r>
      <w:r w:rsidRPr="00DB72DB">
        <w:rPr>
          <w:rFonts w:ascii="Consolas" w:eastAsia="Times New Roman" w:hAnsi="Consolas" w:cs="Times New Roman"/>
          <w:color w:val="808080"/>
          <w:kern w:val="0"/>
          <w:sz w:val="21"/>
          <w:szCs w:val="21"/>
          <w:lang w:eastAsia="en-IN"/>
          <w14:ligatures w14:val="none"/>
        </w:rPr>
        <w:t>&gt;</w:t>
      </w:r>
    </w:p>
    <w:p w14:paraId="208DE3C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68CB6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style</w:t>
      </w:r>
      <w:r w:rsidRPr="00DB72DB">
        <w:rPr>
          <w:rFonts w:ascii="Consolas" w:eastAsia="Times New Roman" w:hAnsi="Consolas" w:cs="Times New Roman"/>
          <w:color w:val="808080"/>
          <w:kern w:val="0"/>
          <w:sz w:val="21"/>
          <w:szCs w:val="21"/>
          <w:lang w:eastAsia="en-IN"/>
          <w14:ligatures w14:val="none"/>
        </w:rPr>
        <w:t>&gt;</w:t>
      </w:r>
    </w:p>
    <w:p w14:paraId="1550BE8F"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AB42FF"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7BA7D"/>
          <w:kern w:val="0"/>
          <w:sz w:val="21"/>
          <w:szCs w:val="21"/>
          <w:lang w:eastAsia="en-IN"/>
          <w14:ligatures w14:val="none"/>
        </w:rPr>
        <w:t>body</w:t>
      </w:r>
      <w:r w:rsidRPr="00DB72DB">
        <w:rPr>
          <w:rFonts w:ascii="Consolas" w:eastAsia="Times New Roman" w:hAnsi="Consolas" w:cs="Times New Roman"/>
          <w:color w:val="D4D4D4"/>
          <w:kern w:val="0"/>
          <w:sz w:val="21"/>
          <w:szCs w:val="21"/>
          <w:lang w:eastAsia="en-IN"/>
          <w14:ligatures w14:val="none"/>
        </w:rPr>
        <w:t>{</w:t>
      </w:r>
    </w:p>
    <w:p w14:paraId="263622AE"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DD323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font-family</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Arial</w:t>
      </w:r>
      <w:r w:rsidRPr="00DB72DB">
        <w:rPr>
          <w:rFonts w:ascii="Consolas" w:eastAsia="Times New Roman" w:hAnsi="Consolas" w:cs="Times New Roman"/>
          <w:color w:val="D4D4D4"/>
          <w:kern w:val="0"/>
          <w:sz w:val="21"/>
          <w:szCs w:val="21"/>
          <w:lang w:eastAsia="en-IN"/>
          <w14:ligatures w14:val="none"/>
        </w:rPr>
        <w:t>;</w:t>
      </w:r>
    </w:p>
    <w:p w14:paraId="11DC735A"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41F17A"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text-align</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center</w:t>
      </w:r>
    </w:p>
    <w:p w14:paraId="69D9AE7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07AAB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w:t>
      </w:r>
    </w:p>
    <w:p w14:paraId="442DA00D"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61DD94"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7BA7D"/>
          <w:kern w:val="0"/>
          <w:sz w:val="21"/>
          <w:szCs w:val="21"/>
          <w:lang w:eastAsia="en-IN"/>
          <w14:ligatures w14:val="none"/>
        </w:rPr>
        <w:t>.box</w:t>
      </w:r>
      <w:r w:rsidRPr="00DB72DB">
        <w:rPr>
          <w:rFonts w:ascii="Consolas" w:eastAsia="Times New Roman" w:hAnsi="Consolas" w:cs="Times New Roman"/>
          <w:color w:val="D4D4D4"/>
          <w:kern w:val="0"/>
          <w:sz w:val="21"/>
          <w:szCs w:val="21"/>
          <w:lang w:eastAsia="en-IN"/>
          <w14:ligatures w14:val="none"/>
        </w:rPr>
        <w:t>{</w:t>
      </w:r>
    </w:p>
    <w:p w14:paraId="367E3BDA"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CADFCE"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border</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B5CEA8"/>
          <w:kern w:val="0"/>
          <w:sz w:val="21"/>
          <w:szCs w:val="21"/>
          <w:lang w:eastAsia="en-IN"/>
          <w14:ligatures w14:val="none"/>
        </w:rPr>
        <w:t>2px</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solid</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black</w:t>
      </w:r>
      <w:r w:rsidRPr="00DB72DB">
        <w:rPr>
          <w:rFonts w:ascii="Consolas" w:eastAsia="Times New Roman" w:hAnsi="Consolas" w:cs="Times New Roman"/>
          <w:color w:val="D4D4D4"/>
          <w:kern w:val="0"/>
          <w:sz w:val="21"/>
          <w:szCs w:val="21"/>
          <w:lang w:eastAsia="en-IN"/>
          <w14:ligatures w14:val="none"/>
        </w:rPr>
        <w:t>;</w:t>
      </w:r>
    </w:p>
    <w:p w14:paraId="38F8B1D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CC1E76"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padding</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B5CEA8"/>
          <w:kern w:val="0"/>
          <w:sz w:val="21"/>
          <w:szCs w:val="21"/>
          <w:lang w:eastAsia="en-IN"/>
          <w14:ligatures w14:val="none"/>
        </w:rPr>
        <w:t>20px</w:t>
      </w:r>
      <w:r w:rsidRPr="00DB72DB">
        <w:rPr>
          <w:rFonts w:ascii="Consolas" w:eastAsia="Times New Roman" w:hAnsi="Consolas" w:cs="Times New Roman"/>
          <w:color w:val="D4D4D4"/>
          <w:kern w:val="0"/>
          <w:sz w:val="21"/>
          <w:szCs w:val="21"/>
          <w:lang w:eastAsia="en-IN"/>
          <w14:ligatures w14:val="none"/>
        </w:rPr>
        <w:t>;</w:t>
      </w:r>
    </w:p>
    <w:p w14:paraId="2CB97108"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32036A"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display</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inline-block</w:t>
      </w:r>
      <w:r w:rsidRPr="00DB72DB">
        <w:rPr>
          <w:rFonts w:ascii="Consolas" w:eastAsia="Times New Roman" w:hAnsi="Consolas" w:cs="Times New Roman"/>
          <w:color w:val="D4D4D4"/>
          <w:kern w:val="0"/>
          <w:sz w:val="21"/>
          <w:szCs w:val="21"/>
          <w:lang w:eastAsia="en-IN"/>
          <w14:ligatures w14:val="none"/>
        </w:rPr>
        <w:t>;</w:t>
      </w:r>
    </w:p>
    <w:p w14:paraId="56B9EC9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B6836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border-radius</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B5CEA8"/>
          <w:kern w:val="0"/>
          <w:sz w:val="21"/>
          <w:szCs w:val="21"/>
          <w:lang w:eastAsia="en-IN"/>
          <w14:ligatures w14:val="none"/>
        </w:rPr>
        <w:t>15px</w:t>
      </w:r>
      <w:r w:rsidRPr="00DB72DB">
        <w:rPr>
          <w:rFonts w:ascii="Consolas" w:eastAsia="Times New Roman" w:hAnsi="Consolas" w:cs="Times New Roman"/>
          <w:color w:val="D4D4D4"/>
          <w:kern w:val="0"/>
          <w:sz w:val="21"/>
          <w:szCs w:val="21"/>
          <w:lang w:eastAsia="en-IN"/>
          <w14:ligatures w14:val="none"/>
        </w:rPr>
        <w:t>;</w:t>
      </w:r>
    </w:p>
    <w:p w14:paraId="35DC97E8"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BC78A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w:t>
      </w:r>
    </w:p>
    <w:p w14:paraId="5B6E2CB5"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B60DDF"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7BA7D"/>
          <w:kern w:val="0"/>
          <w:sz w:val="21"/>
          <w:szCs w:val="21"/>
          <w:lang w:eastAsia="en-IN"/>
          <w14:ligatures w14:val="none"/>
        </w:rPr>
        <w:t>h2</w:t>
      </w:r>
      <w:r w:rsidRPr="00DB72DB">
        <w:rPr>
          <w:rFonts w:ascii="Consolas" w:eastAsia="Times New Roman" w:hAnsi="Consolas" w:cs="Times New Roman"/>
          <w:color w:val="D4D4D4"/>
          <w:kern w:val="0"/>
          <w:sz w:val="21"/>
          <w:szCs w:val="21"/>
          <w:lang w:eastAsia="en-IN"/>
          <w14:ligatures w14:val="none"/>
        </w:rPr>
        <w:t>{</w:t>
      </w:r>
    </w:p>
    <w:p w14:paraId="5F3EEFFD"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899DC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color</w:t>
      </w:r>
      <w:r w:rsidRPr="00DB72DB">
        <w:rPr>
          <w:rFonts w:ascii="Consolas" w:eastAsia="Times New Roman" w:hAnsi="Consolas" w:cs="Times New Roman"/>
          <w:color w:val="D4D4D4"/>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#000000</w:t>
      </w:r>
      <w:r w:rsidRPr="00DB72DB">
        <w:rPr>
          <w:rFonts w:ascii="Consolas" w:eastAsia="Times New Roman" w:hAnsi="Consolas" w:cs="Times New Roman"/>
          <w:color w:val="D4D4D4"/>
          <w:kern w:val="0"/>
          <w:sz w:val="21"/>
          <w:szCs w:val="21"/>
          <w:lang w:eastAsia="en-IN"/>
          <w14:ligatures w14:val="none"/>
        </w:rPr>
        <w:t>;</w:t>
      </w:r>
    </w:p>
    <w:p w14:paraId="16774945"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428B58"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9CDCFE"/>
          <w:kern w:val="0"/>
          <w:sz w:val="21"/>
          <w:szCs w:val="21"/>
          <w:lang w:eastAsia="en-IN"/>
          <w14:ligatures w14:val="none"/>
        </w:rPr>
        <w:t>font-family</w:t>
      </w:r>
      <w:r w:rsidRPr="00DB72DB">
        <w:rPr>
          <w:rFonts w:ascii="Consolas" w:eastAsia="Times New Roman" w:hAnsi="Consolas" w:cs="Times New Roman"/>
          <w:color w:val="D4D4D4"/>
          <w:kern w:val="0"/>
          <w:sz w:val="21"/>
          <w:szCs w:val="21"/>
          <w:lang w:eastAsia="en-IN"/>
          <w14:ligatures w14:val="none"/>
        </w:rPr>
        <w:t>: cursive;</w:t>
      </w:r>
    </w:p>
    <w:p w14:paraId="08E8A06A"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5EB648"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w:t>
      </w:r>
    </w:p>
    <w:p w14:paraId="4F83D5B3"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AA234D"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7BA7D"/>
          <w:kern w:val="0"/>
          <w:sz w:val="21"/>
          <w:szCs w:val="21"/>
          <w:lang w:eastAsia="en-IN"/>
          <w14:ligatures w14:val="none"/>
        </w:rPr>
        <w:t>pre</w:t>
      </w:r>
      <w:r w:rsidRPr="00DB72DB">
        <w:rPr>
          <w:rFonts w:ascii="Consolas" w:eastAsia="Times New Roman" w:hAnsi="Consolas" w:cs="Times New Roman"/>
          <w:color w:val="D4D4D4"/>
          <w:kern w:val="0"/>
          <w:sz w:val="21"/>
          <w:szCs w:val="21"/>
          <w:lang w:eastAsia="en-IN"/>
          <w14:ligatures w14:val="none"/>
        </w:rPr>
        <w:t>{</w:t>
      </w:r>
    </w:p>
    <w:p w14:paraId="0D18EA56"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font-family</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Arial</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Helvetica</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sans-serif</w:t>
      </w:r>
      <w:r w:rsidRPr="00DB72DB">
        <w:rPr>
          <w:rFonts w:ascii="Consolas" w:eastAsia="Times New Roman" w:hAnsi="Consolas" w:cs="Times New Roman"/>
          <w:color w:val="D4D4D4"/>
          <w:kern w:val="0"/>
          <w:sz w:val="21"/>
          <w:szCs w:val="21"/>
          <w:lang w:eastAsia="en-IN"/>
          <w14:ligatures w14:val="none"/>
        </w:rPr>
        <w:t>;</w:t>
      </w:r>
    </w:p>
    <w:p w14:paraId="0FE2A2E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font-weight</w:t>
      </w:r>
      <w:r w:rsidRPr="00DB72DB">
        <w:rPr>
          <w:rFonts w:ascii="Consolas" w:eastAsia="Times New Roman" w:hAnsi="Consolas" w:cs="Times New Roman"/>
          <w:color w:val="D4D4D4"/>
          <w:kern w:val="0"/>
          <w:sz w:val="21"/>
          <w:szCs w:val="21"/>
          <w:lang w:eastAsia="en-IN"/>
          <w14:ligatures w14:val="none"/>
        </w:rPr>
        <w:t xml:space="preserve">: </w:t>
      </w:r>
      <w:r w:rsidRPr="00DB72DB">
        <w:rPr>
          <w:rFonts w:ascii="Consolas" w:eastAsia="Times New Roman" w:hAnsi="Consolas" w:cs="Times New Roman"/>
          <w:color w:val="CE9178"/>
          <w:kern w:val="0"/>
          <w:sz w:val="21"/>
          <w:szCs w:val="21"/>
          <w:lang w:eastAsia="en-IN"/>
          <w14:ligatures w14:val="none"/>
        </w:rPr>
        <w:t>bold</w:t>
      </w:r>
      <w:r w:rsidRPr="00DB72DB">
        <w:rPr>
          <w:rFonts w:ascii="Consolas" w:eastAsia="Times New Roman" w:hAnsi="Consolas" w:cs="Times New Roman"/>
          <w:color w:val="D4D4D4"/>
          <w:kern w:val="0"/>
          <w:sz w:val="21"/>
          <w:szCs w:val="21"/>
          <w:lang w:eastAsia="en-IN"/>
          <w14:ligatures w14:val="none"/>
        </w:rPr>
        <w:t>;</w:t>
      </w:r>
    </w:p>
    <w:p w14:paraId="04908AEE"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D4D4D4"/>
          <w:kern w:val="0"/>
          <w:sz w:val="21"/>
          <w:szCs w:val="21"/>
          <w:lang w:eastAsia="en-IN"/>
          <w14:ligatures w14:val="none"/>
        </w:rPr>
        <w:t>}</w:t>
      </w:r>
    </w:p>
    <w:p w14:paraId="382E8E79" w14:textId="77777777" w:rsidR="00DB72DB" w:rsidRPr="00DB72DB" w:rsidRDefault="00DB72DB" w:rsidP="00DB72D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D1C92C5"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style</w:t>
      </w:r>
      <w:r w:rsidRPr="00DB72DB">
        <w:rPr>
          <w:rFonts w:ascii="Consolas" w:eastAsia="Times New Roman" w:hAnsi="Consolas" w:cs="Times New Roman"/>
          <w:color w:val="808080"/>
          <w:kern w:val="0"/>
          <w:sz w:val="21"/>
          <w:szCs w:val="21"/>
          <w:lang w:eastAsia="en-IN"/>
          <w14:ligatures w14:val="none"/>
        </w:rPr>
        <w:t>&gt;</w:t>
      </w:r>
    </w:p>
    <w:p w14:paraId="7C376F1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AE02B2"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head</w:t>
      </w:r>
      <w:r w:rsidRPr="00DB72DB">
        <w:rPr>
          <w:rFonts w:ascii="Consolas" w:eastAsia="Times New Roman" w:hAnsi="Consolas" w:cs="Times New Roman"/>
          <w:color w:val="808080"/>
          <w:kern w:val="0"/>
          <w:sz w:val="21"/>
          <w:szCs w:val="21"/>
          <w:lang w:eastAsia="en-IN"/>
          <w14:ligatures w14:val="none"/>
        </w:rPr>
        <w:t>&gt;</w:t>
      </w:r>
    </w:p>
    <w:p w14:paraId="2FAA672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44A3E1"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body</w:t>
      </w:r>
      <w:r w:rsidRPr="00DB72DB">
        <w:rPr>
          <w:rFonts w:ascii="Consolas" w:eastAsia="Times New Roman" w:hAnsi="Consolas" w:cs="Times New Roman"/>
          <w:color w:val="808080"/>
          <w:kern w:val="0"/>
          <w:sz w:val="21"/>
          <w:szCs w:val="21"/>
          <w:lang w:eastAsia="en-IN"/>
          <w14:ligatures w14:val="none"/>
        </w:rPr>
        <w:t>&gt;</w:t>
      </w:r>
    </w:p>
    <w:p w14:paraId="5F4FBE9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5058A4"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div</w:t>
      </w:r>
      <w:r w:rsidRPr="00DB72DB">
        <w:rPr>
          <w:rFonts w:ascii="Consolas" w:eastAsia="Times New Roman" w:hAnsi="Consolas" w:cs="Times New Roman"/>
          <w:color w:val="CCCCCC"/>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class</w:t>
      </w:r>
      <w:r w:rsidRPr="00DB72DB">
        <w:rPr>
          <w:rFonts w:ascii="Consolas" w:eastAsia="Times New Roman" w:hAnsi="Consolas" w:cs="Times New Roman"/>
          <w:color w:val="CCCCCC"/>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"box"</w:t>
      </w:r>
      <w:r w:rsidRPr="00DB72DB">
        <w:rPr>
          <w:rFonts w:ascii="Consolas" w:eastAsia="Times New Roman" w:hAnsi="Consolas" w:cs="Times New Roman"/>
          <w:color w:val="808080"/>
          <w:kern w:val="0"/>
          <w:sz w:val="21"/>
          <w:szCs w:val="21"/>
          <w:lang w:eastAsia="en-IN"/>
          <w14:ligatures w14:val="none"/>
        </w:rPr>
        <w:t>&gt;</w:t>
      </w:r>
    </w:p>
    <w:p w14:paraId="5265499E"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C61B87"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h2</w:t>
      </w:r>
      <w:r w:rsidRPr="00DB72DB">
        <w:rPr>
          <w:rFonts w:ascii="Consolas" w:eastAsia="Times New Roman" w:hAnsi="Consolas" w:cs="Times New Roman"/>
          <w:color w:val="808080"/>
          <w:kern w:val="0"/>
          <w:sz w:val="21"/>
          <w:szCs w:val="21"/>
          <w:lang w:eastAsia="en-IN"/>
          <w14:ligatures w14:val="none"/>
        </w:rPr>
        <w:t>&gt;</w:t>
      </w:r>
      <w:r w:rsidRPr="00DB72DB">
        <w:rPr>
          <w:rFonts w:ascii="Consolas" w:eastAsia="Times New Roman" w:hAnsi="Consolas" w:cs="Times New Roman"/>
          <w:color w:val="CCCCCC"/>
          <w:kern w:val="0"/>
          <w:sz w:val="21"/>
          <w:szCs w:val="21"/>
          <w:lang w:eastAsia="en-IN"/>
          <w14:ligatures w14:val="none"/>
        </w:rPr>
        <w:t>TEST CAREER</w:t>
      </w: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h2</w:t>
      </w:r>
      <w:r w:rsidRPr="00DB72DB">
        <w:rPr>
          <w:rFonts w:ascii="Consolas" w:eastAsia="Times New Roman" w:hAnsi="Consolas" w:cs="Times New Roman"/>
          <w:color w:val="808080"/>
          <w:kern w:val="0"/>
          <w:sz w:val="21"/>
          <w:szCs w:val="21"/>
          <w:lang w:eastAsia="en-IN"/>
          <w14:ligatures w14:val="none"/>
        </w:rPr>
        <w:t>&gt;</w:t>
      </w:r>
    </w:p>
    <w:p w14:paraId="551AB773"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FC9376"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lastRenderedPageBreak/>
        <w:t>&lt;</w:t>
      </w:r>
      <w:r w:rsidRPr="00DB72DB">
        <w:rPr>
          <w:rFonts w:ascii="Consolas" w:eastAsia="Times New Roman" w:hAnsi="Consolas" w:cs="Times New Roman"/>
          <w:color w:val="569CD6"/>
          <w:kern w:val="0"/>
          <w:sz w:val="21"/>
          <w:szCs w:val="21"/>
          <w:lang w:eastAsia="en-IN"/>
          <w14:ligatures w14:val="none"/>
        </w:rPr>
        <w:t>pre</w:t>
      </w:r>
      <w:r w:rsidRPr="00DB72DB">
        <w:rPr>
          <w:rFonts w:ascii="Consolas" w:eastAsia="Times New Roman" w:hAnsi="Consolas" w:cs="Times New Roman"/>
          <w:color w:val="808080"/>
          <w:kern w:val="0"/>
          <w:sz w:val="21"/>
          <w:szCs w:val="21"/>
          <w:lang w:eastAsia="en-IN"/>
          <w14:ligatures w14:val="none"/>
        </w:rPr>
        <w:t>&gt;</w:t>
      </w:r>
    </w:p>
    <w:p w14:paraId="00B20A2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   VIRAT KOHLI IS REGADED AS THE GOAT OF THE ERA.</w:t>
      </w:r>
    </w:p>
    <w:p w14:paraId="493C76C6"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Matches Played: 123 TESTS</w:t>
      </w:r>
    </w:p>
    <w:p w14:paraId="2FA56665"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Runs Scored: 9740 runs</w:t>
      </w:r>
    </w:p>
    <w:p w14:paraId="7755F52C"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Batting Average: 49.4</w:t>
      </w:r>
    </w:p>
    <w:p w14:paraId="37AB99F0"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Centuries: 30</w:t>
      </w:r>
    </w:p>
    <w:p w14:paraId="4D3D56E4"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Half-Centuries: 31</w:t>
      </w:r>
    </w:p>
    <w:p w14:paraId="453B4657"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t>Highest Score: 264.</w:t>
      </w:r>
    </w:p>
    <w:p w14:paraId="0E064576"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pre</w:t>
      </w:r>
      <w:r w:rsidRPr="00DB72DB">
        <w:rPr>
          <w:rFonts w:ascii="Consolas" w:eastAsia="Times New Roman" w:hAnsi="Consolas" w:cs="Times New Roman"/>
          <w:color w:val="808080"/>
          <w:kern w:val="0"/>
          <w:sz w:val="21"/>
          <w:szCs w:val="21"/>
          <w:lang w:eastAsia="en-IN"/>
          <w14:ligatures w14:val="none"/>
        </w:rPr>
        <w:t>&gt;</w:t>
      </w:r>
    </w:p>
    <w:p w14:paraId="21A368C8" w14:textId="77777777" w:rsidR="00DB72DB" w:rsidRPr="00DB72DB" w:rsidRDefault="00DB72DB" w:rsidP="00DB72D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CCCCCC"/>
          <w:kern w:val="0"/>
          <w:sz w:val="21"/>
          <w:szCs w:val="21"/>
          <w:lang w:eastAsia="en-IN"/>
          <w14:ligatures w14:val="none"/>
        </w:rPr>
        <w:br/>
      </w:r>
    </w:p>
    <w:p w14:paraId="14F77AE1"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img</w:t>
      </w:r>
      <w:r w:rsidRPr="00DB72DB">
        <w:rPr>
          <w:rFonts w:ascii="Consolas" w:eastAsia="Times New Roman" w:hAnsi="Consolas" w:cs="Times New Roman"/>
          <w:color w:val="CCCCCC"/>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src</w:t>
      </w:r>
      <w:r w:rsidRPr="00DB72DB">
        <w:rPr>
          <w:rFonts w:ascii="Consolas" w:eastAsia="Times New Roman" w:hAnsi="Consolas" w:cs="Times New Roman"/>
          <w:color w:val="CCCCCC"/>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"test.jpg"</w:t>
      </w:r>
      <w:r w:rsidRPr="00DB72DB">
        <w:rPr>
          <w:rFonts w:ascii="Consolas" w:eastAsia="Times New Roman" w:hAnsi="Consolas" w:cs="Times New Roman"/>
          <w:color w:val="CCCCCC"/>
          <w:kern w:val="0"/>
          <w:sz w:val="21"/>
          <w:szCs w:val="21"/>
          <w:lang w:eastAsia="en-IN"/>
          <w14:ligatures w14:val="none"/>
        </w:rPr>
        <w:t xml:space="preserve"> </w:t>
      </w:r>
      <w:r w:rsidRPr="00DB72DB">
        <w:rPr>
          <w:rFonts w:ascii="Consolas" w:eastAsia="Times New Roman" w:hAnsi="Consolas" w:cs="Times New Roman"/>
          <w:color w:val="9CDCFE"/>
          <w:kern w:val="0"/>
          <w:sz w:val="21"/>
          <w:szCs w:val="21"/>
          <w:lang w:eastAsia="en-IN"/>
          <w14:ligatures w14:val="none"/>
        </w:rPr>
        <w:t>alt</w:t>
      </w:r>
      <w:r w:rsidRPr="00DB72DB">
        <w:rPr>
          <w:rFonts w:ascii="Consolas" w:eastAsia="Times New Roman" w:hAnsi="Consolas" w:cs="Times New Roman"/>
          <w:color w:val="CCCCCC"/>
          <w:kern w:val="0"/>
          <w:sz w:val="21"/>
          <w:szCs w:val="21"/>
          <w:lang w:eastAsia="en-IN"/>
          <w14:ligatures w14:val="none"/>
        </w:rPr>
        <w:t>=</w:t>
      </w:r>
      <w:r w:rsidRPr="00DB72DB">
        <w:rPr>
          <w:rFonts w:ascii="Consolas" w:eastAsia="Times New Roman" w:hAnsi="Consolas" w:cs="Times New Roman"/>
          <w:color w:val="CE9178"/>
          <w:kern w:val="0"/>
          <w:sz w:val="21"/>
          <w:szCs w:val="21"/>
          <w:lang w:eastAsia="en-IN"/>
          <w14:ligatures w14:val="none"/>
        </w:rPr>
        <w:t>"odi"</w:t>
      </w:r>
      <w:r w:rsidRPr="00DB72DB">
        <w:rPr>
          <w:rFonts w:ascii="Consolas" w:eastAsia="Times New Roman" w:hAnsi="Consolas" w:cs="Times New Roman"/>
          <w:color w:val="CCCCCC"/>
          <w:kern w:val="0"/>
          <w:sz w:val="21"/>
          <w:szCs w:val="21"/>
          <w:lang w:eastAsia="en-IN"/>
          <w14:ligatures w14:val="none"/>
        </w:rPr>
        <w:t xml:space="preserve">  </w:t>
      </w:r>
      <w:r w:rsidRPr="00DB72DB">
        <w:rPr>
          <w:rFonts w:ascii="Consolas" w:eastAsia="Times New Roman" w:hAnsi="Consolas" w:cs="Times New Roman"/>
          <w:color w:val="808080"/>
          <w:kern w:val="0"/>
          <w:sz w:val="21"/>
          <w:szCs w:val="21"/>
          <w:lang w:eastAsia="en-IN"/>
          <w14:ligatures w14:val="none"/>
        </w:rPr>
        <w:t>&gt;</w:t>
      </w:r>
    </w:p>
    <w:p w14:paraId="7531C262"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FB0FBB"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div</w:t>
      </w:r>
      <w:r w:rsidRPr="00DB72DB">
        <w:rPr>
          <w:rFonts w:ascii="Consolas" w:eastAsia="Times New Roman" w:hAnsi="Consolas" w:cs="Times New Roman"/>
          <w:color w:val="808080"/>
          <w:kern w:val="0"/>
          <w:sz w:val="21"/>
          <w:szCs w:val="21"/>
          <w:lang w:eastAsia="en-IN"/>
          <w14:ligatures w14:val="none"/>
        </w:rPr>
        <w:t>&gt;</w:t>
      </w:r>
    </w:p>
    <w:p w14:paraId="0A974297"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E26389" w14:textId="77777777" w:rsidR="00DB72DB" w:rsidRPr="00DB72DB" w:rsidRDefault="00DB72DB" w:rsidP="00DB72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72DB">
        <w:rPr>
          <w:rFonts w:ascii="Consolas" w:eastAsia="Times New Roman" w:hAnsi="Consolas" w:cs="Times New Roman"/>
          <w:color w:val="808080"/>
          <w:kern w:val="0"/>
          <w:sz w:val="21"/>
          <w:szCs w:val="21"/>
          <w:lang w:eastAsia="en-IN"/>
          <w14:ligatures w14:val="none"/>
        </w:rPr>
        <w:t>&lt;/</w:t>
      </w:r>
      <w:r w:rsidRPr="00DB72DB">
        <w:rPr>
          <w:rFonts w:ascii="Consolas" w:eastAsia="Times New Roman" w:hAnsi="Consolas" w:cs="Times New Roman"/>
          <w:color w:val="569CD6"/>
          <w:kern w:val="0"/>
          <w:sz w:val="21"/>
          <w:szCs w:val="21"/>
          <w:lang w:eastAsia="en-IN"/>
          <w14:ligatures w14:val="none"/>
        </w:rPr>
        <w:t>html</w:t>
      </w:r>
      <w:r w:rsidRPr="00DB72DB">
        <w:rPr>
          <w:rFonts w:ascii="Consolas" w:eastAsia="Times New Roman" w:hAnsi="Consolas" w:cs="Times New Roman"/>
          <w:color w:val="808080"/>
          <w:kern w:val="0"/>
          <w:sz w:val="21"/>
          <w:szCs w:val="21"/>
          <w:lang w:eastAsia="en-IN"/>
          <w14:ligatures w14:val="none"/>
        </w:rPr>
        <w:t>&gt;</w:t>
      </w:r>
    </w:p>
    <w:p w14:paraId="45615903" w14:textId="77777777" w:rsidR="0064558B" w:rsidRDefault="0064558B" w:rsidP="00342B3B">
      <w:pPr>
        <w:tabs>
          <w:tab w:val="left" w:pos="1068"/>
        </w:tabs>
        <w:rPr>
          <w:rFonts w:ascii="Aptos" w:hAnsi="Aptos"/>
          <w:sz w:val="48"/>
          <w:szCs w:val="48"/>
        </w:rPr>
      </w:pPr>
    </w:p>
    <w:p w14:paraId="0F4B3FCA" w14:textId="386D7D90" w:rsidR="00DB72DB" w:rsidRDefault="00DB72DB" w:rsidP="00342B3B">
      <w:pPr>
        <w:tabs>
          <w:tab w:val="left" w:pos="1068"/>
        </w:tabs>
        <w:rPr>
          <w:rFonts w:ascii="Aptos" w:hAnsi="Aptos"/>
          <w:sz w:val="48"/>
          <w:szCs w:val="48"/>
        </w:rPr>
      </w:pPr>
      <w:r>
        <w:rPr>
          <w:rFonts w:ascii="Aptos" w:hAnsi="Aptos"/>
          <w:sz w:val="48"/>
          <w:szCs w:val="48"/>
        </w:rPr>
        <w:t>OUTPUT:</w:t>
      </w:r>
    </w:p>
    <w:p w14:paraId="77544562" w14:textId="6F3CD988" w:rsidR="00DB72DB" w:rsidRDefault="00F63109" w:rsidP="00342B3B">
      <w:pPr>
        <w:tabs>
          <w:tab w:val="left" w:pos="1068"/>
        </w:tabs>
        <w:rPr>
          <w:rFonts w:ascii="Aptos" w:hAnsi="Aptos"/>
          <w:sz w:val="48"/>
          <w:szCs w:val="48"/>
        </w:rPr>
      </w:pPr>
      <w:r w:rsidRPr="00F63109">
        <w:rPr>
          <w:rFonts w:ascii="Aptos" w:hAnsi="Aptos"/>
          <w:noProof/>
          <w:sz w:val="48"/>
          <w:szCs w:val="48"/>
        </w:rPr>
        <w:drawing>
          <wp:inline distT="0" distB="0" distL="0" distR="0" wp14:anchorId="0C722C1F" wp14:editId="345068F3">
            <wp:extent cx="5577840" cy="2899773"/>
            <wp:effectExtent l="0" t="0" r="3810" b="0"/>
            <wp:docPr id="11666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5198" name=""/>
                    <pic:cNvPicPr/>
                  </pic:nvPicPr>
                  <pic:blipFill>
                    <a:blip r:embed="rId29"/>
                    <a:stretch>
                      <a:fillRect/>
                    </a:stretch>
                  </pic:blipFill>
                  <pic:spPr>
                    <a:xfrm>
                      <a:off x="0" y="0"/>
                      <a:ext cx="5599763" cy="2911170"/>
                    </a:xfrm>
                    <a:prstGeom prst="rect">
                      <a:avLst/>
                    </a:prstGeom>
                  </pic:spPr>
                </pic:pic>
              </a:graphicData>
            </a:graphic>
          </wp:inline>
        </w:drawing>
      </w:r>
    </w:p>
    <w:p w14:paraId="1F4B4B34" w14:textId="5E33F5A6" w:rsidR="00C92FAC" w:rsidRDefault="00E44A68" w:rsidP="00342B3B">
      <w:pPr>
        <w:tabs>
          <w:tab w:val="left" w:pos="1068"/>
        </w:tabs>
        <w:rPr>
          <w:rFonts w:ascii="Aptos" w:hAnsi="Aptos"/>
          <w:sz w:val="48"/>
          <w:szCs w:val="48"/>
        </w:rPr>
      </w:pPr>
      <w:r w:rsidRPr="00D9577A">
        <w:rPr>
          <w:rFonts w:ascii="Aptos" w:hAnsi="Aptos"/>
          <w:noProof/>
          <w:sz w:val="48"/>
          <w:szCs w:val="48"/>
        </w:rPr>
        <w:lastRenderedPageBreak/>
        <w:drawing>
          <wp:inline distT="0" distB="0" distL="0" distR="0" wp14:anchorId="0A63CDBB" wp14:editId="31D82C0B">
            <wp:extent cx="5082540" cy="2740376"/>
            <wp:effectExtent l="0" t="0" r="3810" b="3175"/>
            <wp:docPr id="102172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6527" name=""/>
                    <pic:cNvPicPr/>
                  </pic:nvPicPr>
                  <pic:blipFill>
                    <a:blip r:embed="rId30"/>
                    <a:stretch>
                      <a:fillRect/>
                    </a:stretch>
                  </pic:blipFill>
                  <pic:spPr>
                    <a:xfrm>
                      <a:off x="0" y="0"/>
                      <a:ext cx="5091883" cy="2745414"/>
                    </a:xfrm>
                    <a:prstGeom prst="rect">
                      <a:avLst/>
                    </a:prstGeom>
                  </pic:spPr>
                </pic:pic>
              </a:graphicData>
            </a:graphic>
          </wp:inline>
        </w:drawing>
      </w:r>
    </w:p>
    <w:p w14:paraId="1A336B85" w14:textId="43F327AA" w:rsidR="00C92FAC" w:rsidRDefault="00C92FAC" w:rsidP="00342B3B">
      <w:pPr>
        <w:tabs>
          <w:tab w:val="left" w:pos="1068"/>
        </w:tabs>
        <w:rPr>
          <w:rFonts w:ascii="Aptos" w:hAnsi="Aptos"/>
          <w:sz w:val="48"/>
          <w:szCs w:val="48"/>
        </w:rPr>
      </w:pPr>
    </w:p>
    <w:p w14:paraId="43FC9AA5" w14:textId="1E42923E" w:rsidR="00E44A68" w:rsidRDefault="00E44A68" w:rsidP="00342B3B">
      <w:pPr>
        <w:tabs>
          <w:tab w:val="left" w:pos="1068"/>
        </w:tabs>
        <w:rPr>
          <w:rFonts w:ascii="Aptos" w:hAnsi="Aptos"/>
          <w:sz w:val="48"/>
          <w:szCs w:val="48"/>
        </w:rPr>
      </w:pPr>
      <w:r w:rsidRPr="00E44A68">
        <w:rPr>
          <w:rFonts w:ascii="Aptos" w:hAnsi="Aptos"/>
          <w:noProof/>
          <w:sz w:val="48"/>
          <w:szCs w:val="48"/>
        </w:rPr>
        <w:drawing>
          <wp:inline distT="0" distB="0" distL="0" distR="0" wp14:anchorId="7AF111D0" wp14:editId="0C06C835">
            <wp:extent cx="5825259" cy="2979420"/>
            <wp:effectExtent l="0" t="0" r="4445" b="0"/>
            <wp:docPr id="83306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5827" name=""/>
                    <pic:cNvPicPr/>
                  </pic:nvPicPr>
                  <pic:blipFill>
                    <a:blip r:embed="rId31"/>
                    <a:stretch>
                      <a:fillRect/>
                    </a:stretch>
                  </pic:blipFill>
                  <pic:spPr>
                    <a:xfrm>
                      <a:off x="0" y="0"/>
                      <a:ext cx="5835576" cy="2984697"/>
                    </a:xfrm>
                    <a:prstGeom prst="rect">
                      <a:avLst/>
                    </a:prstGeom>
                  </pic:spPr>
                </pic:pic>
              </a:graphicData>
            </a:graphic>
          </wp:inline>
        </w:drawing>
      </w:r>
    </w:p>
    <w:p w14:paraId="70C269F6" w14:textId="77777777" w:rsidR="00C92FAC" w:rsidRDefault="00C92FAC" w:rsidP="00342B3B">
      <w:pPr>
        <w:tabs>
          <w:tab w:val="left" w:pos="1068"/>
        </w:tabs>
        <w:rPr>
          <w:rFonts w:ascii="Aptos" w:hAnsi="Aptos"/>
          <w:sz w:val="48"/>
          <w:szCs w:val="48"/>
        </w:rPr>
      </w:pPr>
    </w:p>
    <w:p w14:paraId="0B13938A"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Explanation:</w:t>
      </w:r>
    </w:p>
    <w:p w14:paraId="090FDDAB"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1. &lt;div&gt; = A &lt;div&gt; is an invisible container used to group HTML elements together so you can style them with CSS or manipulate them with JavaScript as a single unit.</w:t>
      </w:r>
    </w:p>
    <w:p w14:paraId="40B7ACFF"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lastRenderedPageBreak/>
        <w:t>2. &lt;button&gt; = we use &lt;button&gt; element for creating button.</w:t>
      </w:r>
    </w:p>
    <w:p w14:paraId="617492F2"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3. Class = A class is a reusable identifier used to apply the same CSS styles.</w:t>
      </w:r>
    </w:p>
    <w:p w14:paraId="50363ED5"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4. Display : flex = Display flex is a CSS property used to easily align, gap, and distribute space among items within a container.</w:t>
      </w:r>
    </w:p>
    <w:p w14:paraId="4C1540F4"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5. Gap = Gap is the external space between multiple items inside a Flex or Grid container.</w:t>
      </w:r>
    </w:p>
    <w:p w14:paraId="6669A6BB"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6. Padding = Padding is the internal space inside an element (between its border and its content).</w:t>
      </w:r>
    </w:p>
    <w:p w14:paraId="7E2E48D1"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7. Cursor : pointer = Cursor pointer is a CSS property used to change the mouse icon into a hand with a pointing finger.</w:t>
      </w:r>
    </w:p>
    <w:p w14:paraId="50AC87EA"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8. Margin = Margin is a CSS property used to create empty space around an element.</w:t>
      </w:r>
    </w:p>
    <w:p w14:paraId="05E6FDF1"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t>9. box-shadow: 0 4px 6px rgba(0,0,0,0.1) = box-shadow is used for creating a shadow around a box.</w:t>
      </w:r>
    </w:p>
    <w:p w14:paraId="09A8C98A" w14:textId="77777777" w:rsidR="00A40215" w:rsidRPr="00A40215" w:rsidRDefault="00A40215" w:rsidP="00A40215">
      <w:pPr>
        <w:tabs>
          <w:tab w:val="left" w:pos="1068"/>
        </w:tabs>
        <w:rPr>
          <w:rFonts w:ascii="Aptos" w:hAnsi="Aptos"/>
          <w:sz w:val="48"/>
          <w:szCs w:val="48"/>
        </w:rPr>
      </w:pPr>
      <w:r w:rsidRPr="00A40215">
        <w:rPr>
          <w:rFonts w:ascii="Aptos" w:hAnsi="Aptos"/>
          <w:sz w:val="48"/>
          <w:szCs w:val="48"/>
        </w:rPr>
        <w:lastRenderedPageBreak/>
        <w:t>10.Display : inline-block = Display inline-block is a CSS property that blends the best of both worlds: it allows elements to sit side-by-side.</w:t>
      </w:r>
    </w:p>
    <w:p w14:paraId="46CB15F3" w14:textId="2B487572" w:rsidR="00E44A68" w:rsidRDefault="00A40215" w:rsidP="00A40215">
      <w:pPr>
        <w:tabs>
          <w:tab w:val="left" w:pos="1068"/>
        </w:tabs>
        <w:rPr>
          <w:rFonts w:ascii="Aptos" w:hAnsi="Aptos"/>
          <w:sz w:val="48"/>
          <w:szCs w:val="48"/>
        </w:rPr>
      </w:pPr>
      <w:r w:rsidRPr="00A40215">
        <w:rPr>
          <w:rFonts w:ascii="Aptos" w:hAnsi="Aptos"/>
          <w:sz w:val="48"/>
          <w:szCs w:val="48"/>
        </w:rPr>
        <w:t>This code is written using internal css. And all the other three codes are combined using &lt;a herf &gt; in the main code.</w:t>
      </w:r>
    </w:p>
    <w:p w14:paraId="3C24CE68" w14:textId="77777777" w:rsidR="00A40215" w:rsidRDefault="00A40215" w:rsidP="00A40215">
      <w:pPr>
        <w:tabs>
          <w:tab w:val="left" w:pos="1068"/>
        </w:tabs>
        <w:rPr>
          <w:rFonts w:ascii="Aptos" w:hAnsi="Aptos"/>
          <w:sz w:val="48"/>
          <w:szCs w:val="48"/>
        </w:rPr>
      </w:pPr>
    </w:p>
    <w:p w14:paraId="458F83AE" w14:textId="625D9E42" w:rsidR="00A40215" w:rsidRDefault="00A40215" w:rsidP="00A40215">
      <w:pPr>
        <w:tabs>
          <w:tab w:val="left" w:pos="1068"/>
        </w:tabs>
        <w:rPr>
          <w:rFonts w:ascii="Aptos" w:hAnsi="Aptos"/>
          <w:sz w:val="48"/>
          <w:szCs w:val="48"/>
        </w:rPr>
      </w:pPr>
      <w:r w:rsidRPr="00A40215">
        <w:rPr>
          <w:rFonts w:ascii="Aptos" w:hAnsi="Aptos"/>
          <w:sz w:val="48"/>
          <w:szCs w:val="48"/>
        </w:rPr>
        <w:t>5.c)Aim: Design amrita login page by showcampus on home page.upon clicking on each campus the details about each campus should be display on the same page use html and css to design a stylish webpage.</w:t>
      </w:r>
    </w:p>
    <w:p w14:paraId="2E1C5E4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DOCTYPE</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html</w:t>
      </w:r>
      <w:r w:rsidRPr="00507D48">
        <w:rPr>
          <w:rFonts w:ascii="Consolas" w:eastAsia="Times New Roman" w:hAnsi="Consolas" w:cs="Times New Roman"/>
          <w:color w:val="808080"/>
          <w:kern w:val="0"/>
          <w:sz w:val="21"/>
          <w:szCs w:val="21"/>
          <w:lang w:eastAsia="en-IN"/>
          <w14:ligatures w14:val="none"/>
        </w:rPr>
        <w:t>&gt;</w:t>
      </w:r>
    </w:p>
    <w:p w14:paraId="11588C4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0B31A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html</w:t>
      </w:r>
      <w:r w:rsidRPr="00507D48">
        <w:rPr>
          <w:rFonts w:ascii="Consolas" w:eastAsia="Times New Roman" w:hAnsi="Consolas" w:cs="Times New Roman"/>
          <w:color w:val="808080"/>
          <w:kern w:val="0"/>
          <w:sz w:val="21"/>
          <w:szCs w:val="21"/>
          <w:lang w:eastAsia="en-IN"/>
          <w14:ligatures w14:val="none"/>
        </w:rPr>
        <w:t>&gt;</w:t>
      </w:r>
    </w:p>
    <w:p w14:paraId="017C98A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FA09D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head</w:t>
      </w:r>
      <w:r w:rsidRPr="00507D48">
        <w:rPr>
          <w:rFonts w:ascii="Consolas" w:eastAsia="Times New Roman" w:hAnsi="Consolas" w:cs="Times New Roman"/>
          <w:color w:val="808080"/>
          <w:kern w:val="0"/>
          <w:sz w:val="21"/>
          <w:szCs w:val="21"/>
          <w:lang w:eastAsia="en-IN"/>
          <w14:ligatures w14:val="none"/>
        </w:rPr>
        <w:t>&gt;</w:t>
      </w:r>
    </w:p>
    <w:p w14:paraId="4A58C45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71224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title</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login webpage</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title</w:t>
      </w:r>
      <w:r w:rsidRPr="00507D48">
        <w:rPr>
          <w:rFonts w:ascii="Consolas" w:eastAsia="Times New Roman" w:hAnsi="Consolas" w:cs="Times New Roman"/>
          <w:color w:val="808080"/>
          <w:kern w:val="0"/>
          <w:sz w:val="21"/>
          <w:szCs w:val="21"/>
          <w:lang w:eastAsia="en-IN"/>
          <w14:ligatures w14:val="none"/>
        </w:rPr>
        <w:t>&gt;</w:t>
      </w:r>
    </w:p>
    <w:p w14:paraId="713C9F5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BA74A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style</w:t>
      </w:r>
      <w:r w:rsidRPr="00507D48">
        <w:rPr>
          <w:rFonts w:ascii="Consolas" w:eastAsia="Times New Roman" w:hAnsi="Consolas" w:cs="Times New Roman"/>
          <w:color w:val="808080"/>
          <w:kern w:val="0"/>
          <w:sz w:val="21"/>
          <w:szCs w:val="21"/>
          <w:lang w:eastAsia="en-IN"/>
          <w14:ligatures w14:val="none"/>
        </w:rPr>
        <w:t>&gt;</w:t>
      </w:r>
    </w:p>
    <w:p w14:paraId="3519D14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7D995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body</w:t>
      </w:r>
      <w:r w:rsidRPr="00507D48">
        <w:rPr>
          <w:rFonts w:ascii="Consolas" w:eastAsia="Times New Roman" w:hAnsi="Consolas" w:cs="Times New Roman"/>
          <w:color w:val="D4D4D4"/>
          <w:kern w:val="0"/>
          <w:sz w:val="21"/>
          <w:szCs w:val="21"/>
          <w:lang w:eastAsia="en-IN"/>
          <w14:ligatures w14:val="none"/>
        </w:rPr>
        <w:t>{</w:t>
      </w:r>
    </w:p>
    <w:p w14:paraId="7F7123B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74977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background-image</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CDCAA"/>
          <w:kern w:val="0"/>
          <w:sz w:val="21"/>
          <w:szCs w:val="21"/>
          <w:lang w:eastAsia="en-IN"/>
          <w14:ligatures w14:val="none"/>
        </w:rPr>
        <w:t>url</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9CDCFE"/>
          <w:kern w:val="0"/>
          <w:sz w:val="21"/>
          <w:szCs w:val="21"/>
          <w:lang w:eastAsia="en-IN"/>
          <w14:ligatures w14:val="none"/>
        </w:rPr>
        <w:t>img.jpg</w:t>
      </w:r>
      <w:r w:rsidRPr="00507D48">
        <w:rPr>
          <w:rFonts w:ascii="Consolas" w:eastAsia="Times New Roman" w:hAnsi="Consolas" w:cs="Times New Roman"/>
          <w:color w:val="D4D4D4"/>
          <w:kern w:val="0"/>
          <w:sz w:val="21"/>
          <w:szCs w:val="21"/>
          <w:lang w:eastAsia="en-IN"/>
          <w14:ligatures w14:val="none"/>
        </w:rPr>
        <w:t>);</w:t>
      </w:r>
    </w:p>
    <w:p w14:paraId="3DE2DA7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E2D55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background-size</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cover</w:t>
      </w:r>
      <w:r w:rsidRPr="00507D48">
        <w:rPr>
          <w:rFonts w:ascii="Consolas" w:eastAsia="Times New Roman" w:hAnsi="Consolas" w:cs="Times New Roman"/>
          <w:color w:val="D4D4D4"/>
          <w:kern w:val="0"/>
          <w:sz w:val="21"/>
          <w:szCs w:val="21"/>
          <w:lang w:eastAsia="en-IN"/>
          <w14:ligatures w14:val="none"/>
        </w:rPr>
        <w:t>;</w:t>
      </w:r>
    </w:p>
    <w:p w14:paraId="131FAF4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94A2A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7E314C7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4F62F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nav</w:t>
      </w:r>
      <w:r w:rsidRPr="00507D48">
        <w:rPr>
          <w:rFonts w:ascii="Consolas" w:eastAsia="Times New Roman" w:hAnsi="Consolas" w:cs="Times New Roman"/>
          <w:color w:val="D4D4D4"/>
          <w:kern w:val="0"/>
          <w:sz w:val="21"/>
          <w:szCs w:val="21"/>
          <w:lang w:eastAsia="en-IN"/>
          <w14:ligatures w14:val="none"/>
        </w:rPr>
        <w:t>{</w:t>
      </w:r>
    </w:p>
    <w:p w14:paraId="3494BA1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B47AD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#b2c6d7</w:t>
      </w:r>
      <w:r w:rsidRPr="00507D48">
        <w:rPr>
          <w:rFonts w:ascii="Consolas" w:eastAsia="Times New Roman" w:hAnsi="Consolas" w:cs="Times New Roman"/>
          <w:color w:val="D4D4D4"/>
          <w:kern w:val="0"/>
          <w:sz w:val="21"/>
          <w:szCs w:val="21"/>
          <w:lang w:eastAsia="en-IN"/>
          <w14:ligatures w14:val="none"/>
        </w:rPr>
        <w:t>;</w:t>
      </w:r>
    </w:p>
    <w:p w14:paraId="4EDA876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89D58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text-align</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center</w:t>
      </w:r>
      <w:r w:rsidRPr="00507D48">
        <w:rPr>
          <w:rFonts w:ascii="Consolas" w:eastAsia="Times New Roman" w:hAnsi="Consolas" w:cs="Times New Roman"/>
          <w:color w:val="D4D4D4"/>
          <w:kern w:val="0"/>
          <w:sz w:val="21"/>
          <w:szCs w:val="21"/>
          <w:lang w:eastAsia="en-IN"/>
          <w14:ligatures w14:val="none"/>
        </w:rPr>
        <w:t>;</w:t>
      </w:r>
    </w:p>
    <w:p w14:paraId="32D0BA9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91F41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padding</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10px</w:t>
      </w:r>
      <w:r w:rsidRPr="00507D48">
        <w:rPr>
          <w:rFonts w:ascii="Consolas" w:eastAsia="Times New Roman" w:hAnsi="Consolas" w:cs="Times New Roman"/>
          <w:color w:val="D4D4D4"/>
          <w:kern w:val="0"/>
          <w:sz w:val="21"/>
          <w:szCs w:val="21"/>
          <w:lang w:eastAsia="en-IN"/>
          <w14:ligatures w14:val="none"/>
        </w:rPr>
        <w:t>;</w:t>
      </w:r>
    </w:p>
    <w:p w14:paraId="564DDEA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63DE1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064C43B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CEAD2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nav</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7BA7D"/>
          <w:kern w:val="0"/>
          <w:sz w:val="21"/>
          <w:szCs w:val="21"/>
          <w:lang w:eastAsia="en-IN"/>
          <w14:ligatures w14:val="none"/>
        </w:rPr>
        <w:t>a</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9CDCFE"/>
          <w:kern w:val="0"/>
          <w:sz w:val="21"/>
          <w:szCs w:val="21"/>
          <w:lang w:eastAsia="en-IN"/>
          <w14:ligatures w14:val="none"/>
        </w:rPr>
        <w:t>color</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DCDCAA"/>
          <w:kern w:val="0"/>
          <w:sz w:val="21"/>
          <w:szCs w:val="21"/>
          <w:lang w:eastAsia="en-IN"/>
          <w14:ligatures w14:val="none"/>
        </w:rPr>
        <w:t>rgb</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140</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154</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233</w:t>
      </w:r>
      <w:r w:rsidRPr="00507D48">
        <w:rPr>
          <w:rFonts w:ascii="Consolas" w:eastAsia="Times New Roman" w:hAnsi="Consolas" w:cs="Times New Roman"/>
          <w:color w:val="D4D4D4"/>
          <w:kern w:val="0"/>
          <w:sz w:val="21"/>
          <w:szCs w:val="21"/>
          <w:lang w:eastAsia="en-IN"/>
          <w14:ligatures w14:val="none"/>
        </w:rPr>
        <w:t>);</w:t>
      </w:r>
    </w:p>
    <w:p w14:paraId="31D4A92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6AE33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margin</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12px</w:t>
      </w:r>
      <w:r w:rsidRPr="00507D48">
        <w:rPr>
          <w:rFonts w:ascii="Consolas" w:eastAsia="Times New Roman" w:hAnsi="Consolas" w:cs="Times New Roman"/>
          <w:color w:val="D4D4D4"/>
          <w:kern w:val="0"/>
          <w:sz w:val="21"/>
          <w:szCs w:val="21"/>
          <w:lang w:eastAsia="en-IN"/>
          <w14:ligatures w14:val="none"/>
        </w:rPr>
        <w:t>;</w:t>
      </w:r>
    </w:p>
    <w:p w14:paraId="0D9A78F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203F7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text-decoration</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none</w:t>
      </w:r>
      <w:r w:rsidRPr="00507D48">
        <w:rPr>
          <w:rFonts w:ascii="Consolas" w:eastAsia="Times New Roman" w:hAnsi="Consolas" w:cs="Times New Roman"/>
          <w:color w:val="D4D4D4"/>
          <w:kern w:val="0"/>
          <w:sz w:val="21"/>
          <w:szCs w:val="21"/>
          <w:lang w:eastAsia="en-IN"/>
          <w14:ligatures w14:val="none"/>
        </w:rPr>
        <w:t>;</w:t>
      </w:r>
    </w:p>
    <w:p w14:paraId="4230F72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8765E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font-weight</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bold</w:t>
      </w:r>
      <w:r w:rsidRPr="00507D48">
        <w:rPr>
          <w:rFonts w:ascii="Consolas" w:eastAsia="Times New Roman" w:hAnsi="Consolas" w:cs="Times New Roman"/>
          <w:color w:val="D4D4D4"/>
          <w:kern w:val="0"/>
          <w:sz w:val="21"/>
          <w:szCs w:val="21"/>
          <w:lang w:eastAsia="en-IN"/>
          <w14:ligatures w14:val="none"/>
        </w:rPr>
        <w:t>;</w:t>
      </w:r>
    </w:p>
    <w:p w14:paraId="445DC9C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12B63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padding</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5px</w:t>
      </w:r>
      <w:r w:rsidRPr="00507D48">
        <w:rPr>
          <w:rFonts w:ascii="Consolas" w:eastAsia="Times New Roman" w:hAnsi="Consolas" w:cs="Times New Roman"/>
          <w:color w:val="D4D4D4"/>
          <w:kern w:val="0"/>
          <w:sz w:val="21"/>
          <w:szCs w:val="21"/>
          <w:lang w:eastAsia="en-IN"/>
          <w14:ligatures w14:val="none"/>
        </w:rPr>
        <w:t>;</w:t>
      </w:r>
    </w:p>
    <w:p w14:paraId="31E5AE3B" w14:textId="77777777" w:rsidR="00507D48" w:rsidRPr="00507D48" w:rsidRDefault="00507D48" w:rsidP="00507D4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CCCCCC"/>
          <w:kern w:val="0"/>
          <w:sz w:val="21"/>
          <w:szCs w:val="21"/>
          <w:lang w:eastAsia="en-IN"/>
          <w14:ligatures w14:val="none"/>
        </w:rPr>
        <w:br/>
      </w:r>
      <w:r w:rsidRPr="00507D48">
        <w:rPr>
          <w:rFonts w:ascii="Consolas" w:eastAsia="Times New Roman" w:hAnsi="Consolas" w:cs="Times New Roman"/>
          <w:color w:val="CCCCCC"/>
          <w:kern w:val="0"/>
          <w:sz w:val="21"/>
          <w:szCs w:val="21"/>
          <w:lang w:eastAsia="en-IN"/>
          <w14:ligatures w14:val="none"/>
        </w:rPr>
        <w:br/>
      </w:r>
    </w:p>
    <w:p w14:paraId="5359DB2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39388F0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nav</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7BA7D"/>
          <w:kern w:val="0"/>
          <w:sz w:val="21"/>
          <w:szCs w:val="21"/>
          <w:lang w:eastAsia="en-IN"/>
          <w14:ligatures w14:val="none"/>
        </w:rPr>
        <w:t>a</w:t>
      </w:r>
      <w:r w:rsidRPr="00507D48">
        <w:rPr>
          <w:rFonts w:ascii="Consolas" w:eastAsia="Times New Roman" w:hAnsi="Consolas" w:cs="Times New Roman"/>
          <w:color w:val="D4D4D4"/>
          <w:kern w:val="0"/>
          <w:sz w:val="21"/>
          <w:szCs w:val="21"/>
          <w:lang w:eastAsia="en-IN"/>
          <w14:ligatures w14:val="none"/>
        </w:rPr>
        <w:t xml:space="preserve"> {</w:t>
      </w:r>
    </w:p>
    <w:p w14:paraId="49D4CE8C" w14:textId="77777777" w:rsidR="00507D48" w:rsidRPr="00507D48" w:rsidRDefault="00507D48" w:rsidP="00507D4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404AF2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text-decoration</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none</w:t>
      </w:r>
      <w:r w:rsidRPr="00507D48">
        <w:rPr>
          <w:rFonts w:ascii="Consolas" w:eastAsia="Times New Roman" w:hAnsi="Consolas" w:cs="Times New Roman"/>
          <w:color w:val="D4D4D4"/>
          <w:kern w:val="0"/>
          <w:sz w:val="21"/>
          <w:szCs w:val="21"/>
          <w:lang w:eastAsia="en-IN"/>
          <w14:ligatures w14:val="none"/>
        </w:rPr>
        <w:t>;</w:t>
      </w:r>
    </w:p>
    <w:p w14:paraId="42BEFF1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344C21F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.heading</w:t>
      </w:r>
      <w:r w:rsidRPr="00507D48">
        <w:rPr>
          <w:rFonts w:ascii="Consolas" w:eastAsia="Times New Roman" w:hAnsi="Consolas" w:cs="Times New Roman"/>
          <w:color w:val="D4D4D4"/>
          <w:kern w:val="0"/>
          <w:sz w:val="21"/>
          <w:szCs w:val="21"/>
          <w:lang w:eastAsia="en-IN"/>
          <w14:ligatures w14:val="none"/>
        </w:rPr>
        <w:t>{</w:t>
      </w:r>
    </w:p>
    <w:p w14:paraId="67BFE50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C3529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font-size</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35px</w:t>
      </w:r>
      <w:r w:rsidRPr="00507D48">
        <w:rPr>
          <w:rFonts w:ascii="Consolas" w:eastAsia="Times New Roman" w:hAnsi="Consolas" w:cs="Times New Roman"/>
          <w:color w:val="D4D4D4"/>
          <w:kern w:val="0"/>
          <w:sz w:val="21"/>
          <w:szCs w:val="21"/>
          <w:lang w:eastAsia="en-IN"/>
          <w14:ligatures w14:val="none"/>
        </w:rPr>
        <w:t>;</w:t>
      </w:r>
    </w:p>
    <w:p w14:paraId="2B44DC3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C06CD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white</w:t>
      </w:r>
      <w:r w:rsidRPr="00507D48">
        <w:rPr>
          <w:rFonts w:ascii="Consolas" w:eastAsia="Times New Roman" w:hAnsi="Consolas" w:cs="Times New Roman"/>
          <w:color w:val="D4D4D4"/>
          <w:kern w:val="0"/>
          <w:sz w:val="21"/>
          <w:szCs w:val="21"/>
          <w:lang w:eastAsia="en-IN"/>
          <w14:ligatures w14:val="none"/>
        </w:rPr>
        <w:t>;</w:t>
      </w:r>
    </w:p>
    <w:p w14:paraId="701C458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A51D1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CDCAA"/>
          <w:kern w:val="0"/>
          <w:sz w:val="21"/>
          <w:szCs w:val="21"/>
          <w:lang w:eastAsia="en-IN"/>
          <w14:ligatures w14:val="none"/>
        </w:rPr>
        <w:t>rgb</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208</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230</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119</w:t>
      </w:r>
      <w:r w:rsidRPr="00507D48">
        <w:rPr>
          <w:rFonts w:ascii="Consolas" w:eastAsia="Times New Roman" w:hAnsi="Consolas" w:cs="Times New Roman"/>
          <w:color w:val="D4D4D4"/>
          <w:kern w:val="0"/>
          <w:sz w:val="21"/>
          <w:szCs w:val="21"/>
          <w:lang w:eastAsia="en-IN"/>
          <w14:ligatures w14:val="none"/>
        </w:rPr>
        <w:t>);</w:t>
      </w:r>
    </w:p>
    <w:p w14:paraId="6459164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text-align</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center</w:t>
      </w:r>
      <w:r w:rsidRPr="00507D48">
        <w:rPr>
          <w:rFonts w:ascii="Consolas" w:eastAsia="Times New Roman" w:hAnsi="Consolas" w:cs="Times New Roman"/>
          <w:color w:val="D4D4D4"/>
          <w:kern w:val="0"/>
          <w:sz w:val="21"/>
          <w:szCs w:val="21"/>
          <w:lang w:eastAsia="en-IN"/>
          <w14:ligatures w14:val="none"/>
        </w:rPr>
        <w:t>;</w:t>
      </w:r>
    </w:p>
    <w:p w14:paraId="48B87A5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3AE9B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padding</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12px</w:t>
      </w:r>
      <w:r w:rsidRPr="00507D48">
        <w:rPr>
          <w:rFonts w:ascii="Consolas" w:eastAsia="Times New Roman" w:hAnsi="Consolas" w:cs="Times New Roman"/>
          <w:color w:val="D4D4D4"/>
          <w:kern w:val="0"/>
          <w:sz w:val="21"/>
          <w:szCs w:val="21"/>
          <w:lang w:eastAsia="en-IN"/>
          <w14:ligatures w14:val="none"/>
        </w:rPr>
        <w:t>;</w:t>
      </w:r>
    </w:p>
    <w:p w14:paraId="372530E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D2E25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border-radius</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15px</w:t>
      </w:r>
      <w:r w:rsidRPr="00507D48">
        <w:rPr>
          <w:rFonts w:ascii="Consolas" w:eastAsia="Times New Roman" w:hAnsi="Consolas" w:cs="Times New Roman"/>
          <w:color w:val="D4D4D4"/>
          <w:kern w:val="0"/>
          <w:sz w:val="21"/>
          <w:szCs w:val="21"/>
          <w:lang w:eastAsia="en-IN"/>
          <w14:ligatures w14:val="none"/>
        </w:rPr>
        <w:t>;</w:t>
      </w:r>
    </w:p>
    <w:p w14:paraId="3D411EA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42F09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5113F87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2ED40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.main-container</w:t>
      </w:r>
      <w:r w:rsidRPr="00507D48">
        <w:rPr>
          <w:rFonts w:ascii="Consolas" w:eastAsia="Times New Roman" w:hAnsi="Consolas" w:cs="Times New Roman"/>
          <w:color w:val="D4D4D4"/>
          <w:kern w:val="0"/>
          <w:sz w:val="21"/>
          <w:szCs w:val="21"/>
          <w:lang w:eastAsia="en-IN"/>
          <w14:ligatures w14:val="none"/>
        </w:rPr>
        <w:t xml:space="preserve"> {</w:t>
      </w:r>
    </w:p>
    <w:p w14:paraId="4D87F2B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784EB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width</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1150px</w:t>
      </w:r>
      <w:r w:rsidRPr="00507D48">
        <w:rPr>
          <w:rFonts w:ascii="Consolas" w:eastAsia="Times New Roman" w:hAnsi="Consolas" w:cs="Times New Roman"/>
          <w:color w:val="D4D4D4"/>
          <w:kern w:val="0"/>
          <w:sz w:val="21"/>
          <w:szCs w:val="21"/>
          <w:lang w:eastAsia="en-IN"/>
          <w14:ligatures w14:val="none"/>
        </w:rPr>
        <w:t>;</w:t>
      </w:r>
    </w:p>
    <w:p w14:paraId="696FDD2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84F16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height</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50px</w:t>
      </w:r>
      <w:r w:rsidRPr="00507D48">
        <w:rPr>
          <w:rFonts w:ascii="Consolas" w:eastAsia="Times New Roman" w:hAnsi="Consolas" w:cs="Times New Roman"/>
          <w:color w:val="D4D4D4"/>
          <w:kern w:val="0"/>
          <w:sz w:val="21"/>
          <w:szCs w:val="21"/>
          <w:lang w:eastAsia="en-IN"/>
          <w14:ligatures w14:val="none"/>
        </w:rPr>
        <w:t>;</w:t>
      </w:r>
    </w:p>
    <w:p w14:paraId="1E2CA42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A323F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5AA6CD5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202E9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.login-box</w:t>
      </w:r>
      <w:r w:rsidRPr="00507D48">
        <w:rPr>
          <w:rFonts w:ascii="Consolas" w:eastAsia="Times New Roman" w:hAnsi="Consolas" w:cs="Times New Roman"/>
          <w:color w:val="D4D4D4"/>
          <w:kern w:val="0"/>
          <w:sz w:val="21"/>
          <w:szCs w:val="21"/>
          <w:lang w:eastAsia="en-IN"/>
          <w14:ligatures w14:val="none"/>
        </w:rPr>
        <w:t xml:space="preserve"> {</w:t>
      </w:r>
    </w:p>
    <w:p w14:paraId="09A8223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36274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float</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left</w:t>
      </w:r>
      <w:r w:rsidRPr="00507D48">
        <w:rPr>
          <w:rFonts w:ascii="Consolas" w:eastAsia="Times New Roman" w:hAnsi="Consolas" w:cs="Times New Roman"/>
          <w:color w:val="D4D4D4"/>
          <w:kern w:val="0"/>
          <w:sz w:val="21"/>
          <w:szCs w:val="21"/>
          <w:lang w:eastAsia="en-IN"/>
          <w14:ligatures w14:val="none"/>
        </w:rPr>
        <w:t>;</w:t>
      </w:r>
    </w:p>
    <w:p w14:paraId="428E5DB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AEC7F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width</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360px</w:t>
      </w:r>
      <w:r w:rsidRPr="00507D48">
        <w:rPr>
          <w:rFonts w:ascii="Consolas" w:eastAsia="Times New Roman" w:hAnsi="Consolas" w:cs="Times New Roman"/>
          <w:color w:val="D4D4D4"/>
          <w:kern w:val="0"/>
          <w:sz w:val="21"/>
          <w:szCs w:val="21"/>
          <w:lang w:eastAsia="en-IN"/>
          <w14:ligatures w14:val="none"/>
        </w:rPr>
        <w:t>;</w:t>
      </w:r>
    </w:p>
    <w:p w14:paraId="4E394FC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B750D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#77b177</w:t>
      </w:r>
      <w:r w:rsidRPr="00507D48">
        <w:rPr>
          <w:rFonts w:ascii="Consolas" w:eastAsia="Times New Roman" w:hAnsi="Consolas" w:cs="Times New Roman"/>
          <w:color w:val="D4D4D4"/>
          <w:kern w:val="0"/>
          <w:sz w:val="21"/>
          <w:szCs w:val="21"/>
          <w:lang w:eastAsia="en-IN"/>
          <w14:ligatures w14:val="none"/>
        </w:rPr>
        <w:t>;</w:t>
      </w:r>
    </w:p>
    <w:p w14:paraId="1EA58BD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F1BBD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padding</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35px</w:t>
      </w:r>
      <w:r w:rsidRPr="00507D48">
        <w:rPr>
          <w:rFonts w:ascii="Consolas" w:eastAsia="Times New Roman" w:hAnsi="Consolas" w:cs="Times New Roman"/>
          <w:color w:val="D4D4D4"/>
          <w:kern w:val="0"/>
          <w:sz w:val="21"/>
          <w:szCs w:val="21"/>
          <w:lang w:eastAsia="en-IN"/>
          <w14:ligatures w14:val="none"/>
        </w:rPr>
        <w:t>;</w:t>
      </w:r>
    </w:p>
    <w:p w14:paraId="07C0556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98A3D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white</w:t>
      </w:r>
      <w:r w:rsidRPr="00507D48">
        <w:rPr>
          <w:rFonts w:ascii="Consolas" w:eastAsia="Times New Roman" w:hAnsi="Consolas" w:cs="Times New Roman"/>
          <w:color w:val="D4D4D4"/>
          <w:kern w:val="0"/>
          <w:sz w:val="21"/>
          <w:szCs w:val="21"/>
          <w:lang w:eastAsia="en-IN"/>
          <w14:ligatures w14:val="none"/>
        </w:rPr>
        <w:t>;</w:t>
      </w:r>
    </w:p>
    <w:p w14:paraId="12D21FA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1564D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border-radius</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15px</w:t>
      </w:r>
      <w:r w:rsidRPr="00507D48">
        <w:rPr>
          <w:rFonts w:ascii="Consolas" w:eastAsia="Times New Roman" w:hAnsi="Consolas" w:cs="Times New Roman"/>
          <w:color w:val="D4D4D4"/>
          <w:kern w:val="0"/>
          <w:sz w:val="21"/>
          <w:szCs w:val="21"/>
          <w:lang w:eastAsia="en-IN"/>
          <w14:ligatures w14:val="none"/>
        </w:rPr>
        <w:t>;</w:t>
      </w:r>
    </w:p>
    <w:p w14:paraId="29CA932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7B189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opacity</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0.8</w:t>
      </w:r>
      <w:r w:rsidRPr="00507D48">
        <w:rPr>
          <w:rFonts w:ascii="Consolas" w:eastAsia="Times New Roman" w:hAnsi="Consolas" w:cs="Times New Roman"/>
          <w:color w:val="D4D4D4"/>
          <w:kern w:val="0"/>
          <w:sz w:val="21"/>
          <w:szCs w:val="21"/>
          <w:lang w:eastAsia="en-IN"/>
          <w14:ligatures w14:val="none"/>
        </w:rPr>
        <w:t>;</w:t>
      </w:r>
    </w:p>
    <w:p w14:paraId="1C6BADF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FD339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1px</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solid</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CDCAA"/>
          <w:kern w:val="0"/>
          <w:sz w:val="21"/>
          <w:szCs w:val="21"/>
          <w:lang w:eastAsia="en-IN"/>
          <w14:ligatures w14:val="none"/>
        </w:rPr>
        <w:t>rgba</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255</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255</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255</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0.3</w:t>
      </w:r>
      <w:r w:rsidRPr="00507D48">
        <w:rPr>
          <w:rFonts w:ascii="Consolas" w:eastAsia="Times New Roman" w:hAnsi="Consolas" w:cs="Times New Roman"/>
          <w:color w:val="D4D4D4"/>
          <w:kern w:val="0"/>
          <w:sz w:val="21"/>
          <w:szCs w:val="21"/>
          <w:lang w:eastAsia="en-IN"/>
          <w14:ligatures w14:val="none"/>
        </w:rPr>
        <w:t>);</w:t>
      </w:r>
    </w:p>
    <w:p w14:paraId="31B132C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F5A6A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height</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450px</w:t>
      </w:r>
      <w:r w:rsidRPr="00507D48">
        <w:rPr>
          <w:rFonts w:ascii="Consolas" w:eastAsia="Times New Roman" w:hAnsi="Consolas" w:cs="Times New Roman"/>
          <w:color w:val="D4D4D4"/>
          <w:kern w:val="0"/>
          <w:sz w:val="21"/>
          <w:szCs w:val="21"/>
          <w:lang w:eastAsia="en-IN"/>
          <w14:ligatures w14:val="none"/>
        </w:rPr>
        <w:t>;</w:t>
      </w:r>
    </w:p>
    <w:p w14:paraId="6C063A0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EC88E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1E4C59C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1D4E6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.login</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7BA7D"/>
          <w:kern w:val="0"/>
          <w:sz w:val="21"/>
          <w:szCs w:val="21"/>
          <w:lang w:eastAsia="en-IN"/>
          <w14:ligatures w14:val="none"/>
        </w:rPr>
        <w:t>input</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"email"</w:t>
      </w:r>
      <w:r w:rsidRPr="00507D48">
        <w:rPr>
          <w:rFonts w:ascii="Consolas" w:eastAsia="Times New Roman" w:hAnsi="Consolas" w:cs="Times New Roman"/>
          <w:color w:val="D4D4D4"/>
          <w:kern w:val="0"/>
          <w:sz w:val="21"/>
          <w:szCs w:val="21"/>
          <w:lang w:eastAsia="en-IN"/>
          <w14:ligatures w14:val="none"/>
        </w:rPr>
        <w:t>],</w:t>
      </w:r>
    </w:p>
    <w:p w14:paraId="6954E1B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62FFE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.login</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D7BA7D"/>
          <w:kern w:val="0"/>
          <w:sz w:val="21"/>
          <w:szCs w:val="21"/>
          <w:lang w:eastAsia="en-IN"/>
          <w14:ligatures w14:val="none"/>
        </w:rPr>
        <w:t>input</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"password"</w:t>
      </w:r>
      <w:r w:rsidRPr="00507D48">
        <w:rPr>
          <w:rFonts w:ascii="Consolas" w:eastAsia="Times New Roman" w:hAnsi="Consolas" w:cs="Times New Roman"/>
          <w:color w:val="D4D4D4"/>
          <w:kern w:val="0"/>
          <w:sz w:val="21"/>
          <w:szCs w:val="21"/>
          <w:lang w:eastAsia="en-IN"/>
          <w14:ligatures w14:val="none"/>
        </w:rPr>
        <w:t>]{</w:t>
      </w:r>
    </w:p>
    <w:p w14:paraId="0900B23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C0B0C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width</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90%</w:t>
      </w:r>
      <w:r w:rsidRPr="00507D48">
        <w:rPr>
          <w:rFonts w:ascii="Consolas" w:eastAsia="Times New Roman" w:hAnsi="Consolas" w:cs="Times New Roman"/>
          <w:color w:val="D4D4D4"/>
          <w:kern w:val="0"/>
          <w:sz w:val="21"/>
          <w:szCs w:val="21"/>
          <w:lang w:eastAsia="en-IN"/>
          <w14:ligatures w14:val="none"/>
        </w:rPr>
        <w:t>;</w:t>
      </w:r>
    </w:p>
    <w:p w14:paraId="4D4ABE3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707B5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padding</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6px</w:t>
      </w:r>
      <w:r w:rsidRPr="00507D48">
        <w:rPr>
          <w:rFonts w:ascii="Consolas" w:eastAsia="Times New Roman" w:hAnsi="Consolas" w:cs="Times New Roman"/>
          <w:color w:val="D4D4D4"/>
          <w:kern w:val="0"/>
          <w:sz w:val="21"/>
          <w:szCs w:val="21"/>
          <w:lang w:eastAsia="en-IN"/>
          <w14:ligatures w14:val="none"/>
        </w:rPr>
        <w:t>;</w:t>
      </w:r>
    </w:p>
    <w:p w14:paraId="4138319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D2384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margin</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6px</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0</w:t>
      </w:r>
      <w:r w:rsidRPr="00507D48">
        <w:rPr>
          <w:rFonts w:ascii="Consolas" w:eastAsia="Times New Roman" w:hAnsi="Consolas" w:cs="Times New Roman"/>
          <w:color w:val="D4D4D4"/>
          <w:kern w:val="0"/>
          <w:sz w:val="21"/>
          <w:szCs w:val="21"/>
          <w:lang w:eastAsia="en-IN"/>
          <w14:ligatures w14:val="none"/>
        </w:rPr>
        <w:t>;</w:t>
      </w:r>
    </w:p>
    <w:p w14:paraId="52C6DDC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3611A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5F4FF3A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43528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.button</w:t>
      </w:r>
      <w:r w:rsidRPr="00507D48">
        <w:rPr>
          <w:rFonts w:ascii="Consolas" w:eastAsia="Times New Roman" w:hAnsi="Consolas" w:cs="Times New Roman"/>
          <w:color w:val="D4D4D4"/>
          <w:kern w:val="0"/>
          <w:sz w:val="21"/>
          <w:szCs w:val="21"/>
          <w:lang w:eastAsia="en-IN"/>
          <w14:ligatures w14:val="none"/>
        </w:rPr>
        <w:t>{</w:t>
      </w:r>
    </w:p>
    <w:p w14:paraId="46C16DA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98F93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border-radius</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15px</w:t>
      </w:r>
      <w:r w:rsidRPr="00507D48">
        <w:rPr>
          <w:rFonts w:ascii="Consolas" w:eastAsia="Times New Roman" w:hAnsi="Consolas" w:cs="Times New Roman"/>
          <w:color w:val="D4D4D4"/>
          <w:kern w:val="0"/>
          <w:sz w:val="21"/>
          <w:szCs w:val="21"/>
          <w:lang w:eastAsia="en-IN"/>
          <w14:ligatures w14:val="none"/>
        </w:rPr>
        <w:t>;</w:t>
      </w:r>
    </w:p>
    <w:p w14:paraId="589C658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EFC3A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#501df7</w:t>
      </w:r>
      <w:r w:rsidRPr="00507D48">
        <w:rPr>
          <w:rFonts w:ascii="Consolas" w:eastAsia="Times New Roman" w:hAnsi="Consolas" w:cs="Times New Roman"/>
          <w:color w:val="D4D4D4"/>
          <w:kern w:val="0"/>
          <w:sz w:val="21"/>
          <w:szCs w:val="21"/>
          <w:lang w:eastAsia="en-IN"/>
          <w14:ligatures w14:val="none"/>
        </w:rPr>
        <w:t>;</w:t>
      </w:r>
    </w:p>
    <w:p w14:paraId="433104A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C5C9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color</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CE9178"/>
          <w:kern w:val="0"/>
          <w:sz w:val="21"/>
          <w:szCs w:val="21"/>
          <w:lang w:eastAsia="en-IN"/>
          <w14:ligatures w14:val="none"/>
        </w:rPr>
        <w:t>white</w:t>
      </w:r>
      <w:r w:rsidRPr="00507D48">
        <w:rPr>
          <w:rFonts w:ascii="Consolas" w:eastAsia="Times New Roman" w:hAnsi="Consolas" w:cs="Times New Roman"/>
          <w:color w:val="D4D4D4"/>
          <w:kern w:val="0"/>
          <w:sz w:val="21"/>
          <w:szCs w:val="21"/>
          <w:lang w:eastAsia="en-IN"/>
          <w14:ligatures w14:val="none"/>
        </w:rPr>
        <w:t>;</w:t>
      </w:r>
    </w:p>
    <w:p w14:paraId="05C959F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8C056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width</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75px</w:t>
      </w:r>
      <w:r w:rsidRPr="00507D48">
        <w:rPr>
          <w:rFonts w:ascii="Consolas" w:eastAsia="Times New Roman" w:hAnsi="Consolas" w:cs="Times New Roman"/>
          <w:color w:val="D4D4D4"/>
          <w:kern w:val="0"/>
          <w:sz w:val="21"/>
          <w:szCs w:val="21"/>
          <w:lang w:eastAsia="en-IN"/>
          <w14:ligatures w14:val="none"/>
        </w:rPr>
        <w:t>;</w:t>
      </w:r>
    </w:p>
    <w:p w14:paraId="4EB9447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84A4E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5FB8298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1E35E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7BA7D"/>
          <w:kern w:val="0"/>
          <w:sz w:val="21"/>
          <w:szCs w:val="21"/>
          <w:lang w:eastAsia="en-IN"/>
          <w14:ligatures w14:val="none"/>
        </w:rPr>
        <w:t>iframe</w:t>
      </w:r>
      <w:r w:rsidRPr="00507D48">
        <w:rPr>
          <w:rFonts w:ascii="Consolas" w:eastAsia="Times New Roman" w:hAnsi="Consolas" w:cs="Times New Roman"/>
          <w:color w:val="D4D4D4"/>
          <w:kern w:val="0"/>
          <w:sz w:val="21"/>
          <w:szCs w:val="21"/>
          <w:lang w:eastAsia="en-IN"/>
          <w14:ligatures w14:val="none"/>
        </w:rPr>
        <w:t>{</w:t>
      </w:r>
    </w:p>
    <w:p w14:paraId="1D069D3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C8EBB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flex</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w:t>
      </w:r>
      <w:r w:rsidRPr="00507D48">
        <w:rPr>
          <w:rFonts w:ascii="Consolas" w:eastAsia="Times New Roman" w:hAnsi="Consolas" w:cs="Times New Roman"/>
          <w:color w:val="D4D4D4"/>
          <w:kern w:val="0"/>
          <w:sz w:val="21"/>
          <w:szCs w:val="21"/>
          <w:lang w:eastAsia="en-IN"/>
          <w14:ligatures w14:val="none"/>
        </w:rPr>
        <w:t>;</w:t>
      </w:r>
    </w:p>
    <w:p w14:paraId="34089F6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D91CC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margin-left</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20px</w:t>
      </w:r>
      <w:r w:rsidRPr="00507D48">
        <w:rPr>
          <w:rFonts w:ascii="Consolas" w:eastAsia="Times New Roman" w:hAnsi="Consolas" w:cs="Times New Roman"/>
          <w:color w:val="D4D4D4"/>
          <w:kern w:val="0"/>
          <w:sz w:val="21"/>
          <w:szCs w:val="21"/>
          <w:lang w:eastAsia="en-IN"/>
          <w14:ligatures w14:val="none"/>
        </w:rPr>
        <w:t>;</w:t>
      </w:r>
    </w:p>
    <w:p w14:paraId="29319B4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1F4B0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height</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520px</w:t>
      </w:r>
      <w:r w:rsidRPr="00507D48">
        <w:rPr>
          <w:rFonts w:ascii="Consolas" w:eastAsia="Times New Roman" w:hAnsi="Consolas" w:cs="Times New Roman"/>
          <w:color w:val="D4D4D4"/>
          <w:kern w:val="0"/>
          <w:sz w:val="21"/>
          <w:szCs w:val="21"/>
          <w:lang w:eastAsia="en-IN"/>
          <w14:ligatures w14:val="none"/>
        </w:rPr>
        <w:t>;</w:t>
      </w:r>
    </w:p>
    <w:p w14:paraId="1E8E7A5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F89FB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none</w:t>
      </w:r>
      <w:r w:rsidRPr="00507D48">
        <w:rPr>
          <w:rFonts w:ascii="Consolas" w:eastAsia="Times New Roman" w:hAnsi="Consolas" w:cs="Times New Roman"/>
          <w:color w:val="D4D4D4"/>
          <w:kern w:val="0"/>
          <w:sz w:val="21"/>
          <w:szCs w:val="21"/>
          <w:lang w:eastAsia="en-IN"/>
          <w14:ligatures w14:val="none"/>
        </w:rPr>
        <w:t>;</w:t>
      </w:r>
    </w:p>
    <w:p w14:paraId="0F1330B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40365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background</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DCDCAA"/>
          <w:kern w:val="0"/>
          <w:sz w:val="21"/>
          <w:szCs w:val="21"/>
          <w:lang w:eastAsia="en-IN"/>
          <w14:ligatures w14:val="none"/>
        </w:rPr>
        <w:t>rgb</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181</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227</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255</w:t>
      </w:r>
      <w:r w:rsidRPr="00507D48">
        <w:rPr>
          <w:rFonts w:ascii="Consolas" w:eastAsia="Times New Roman" w:hAnsi="Consolas" w:cs="Times New Roman"/>
          <w:color w:val="D4D4D4"/>
          <w:kern w:val="0"/>
          <w:sz w:val="21"/>
          <w:szCs w:val="21"/>
          <w:lang w:eastAsia="en-IN"/>
          <w14:ligatures w14:val="none"/>
        </w:rPr>
        <w:t>);</w:t>
      </w:r>
    </w:p>
    <w:p w14:paraId="3071965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A1C02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border-radius</w:t>
      </w:r>
      <w:r w:rsidRPr="00507D48">
        <w:rPr>
          <w:rFonts w:ascii="Consolas" w:eastAsia="Times New Roman" w:hAnsi="Consolas" w:cs="Times New Roman"/>
          <w:color w:val="D4D4D4"/>
          <w:kern w:val="0"/>
          <w:sz w:val="21"/>
          <w:szCs w:val="21"/>
          <w:lang w:eastAsia="en-IN"/>
          <w14:ligatures w14:val="none"/>
        </w:rPr>
        <w:t>:</w:t>
      </w:r>
      <w:r w:rsidRPr="00507D48">
        <w:rPr>
          <w:rFonts w:ascii="Consolas" w:eastAsia="Times New Roman" w:hAnsi="Consolas" w:cs="Times New Roman"/>
          <w:color w:val="B5CEA8"/>
          <w:kern w:val="0"/>
          <w:sz w:val="21"/>
          <w:szCs w:val="21"/>
          <w:lang w:eastAsia="en-IN"/>
          <w14:ligatures w14:val="none"/>
        </w:rPr>
        <w:t>10px</w:t>
      </w:r>
      <w:r w:rsidRPr="00507D48">
        <w:rPr>
          <w:rFonts w:ascii="Consolas" w:eastAsia="Times New Roman" w:hAnsi="Consolas" w:cs="Times New Roman"/>
          <w:color w:val="D4D4D4"/>
          <w:kern w:val="0"/>
          <w:sz w:val="21"/>
          <w:szCs w:val="21"/>
          <w:lang w:eastAsia="en-IN"/>
          <w14:ligatures w14:val="none"/>
        </w:rPr>
        <w:t>;</w:t>
      </w:r>
    </w:p>
    <w:p w14:paraId="2855809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340F2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width</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950px</w:t>
      </w:r>
      <w:r w:rsidRPr="00507D48">
        <w:rPr>
          <w:rFonts w:ascii="Consolas" w:eastAsia="Times New Roman" w:hAnsi="Consolas" w:cs="Times New Roman"/>
          <w:color w:val="D4D4D4"/>
          <w:kern w:val="0"/>
          <w:sz w:val="21"/>
          <w:szCs w:val="21"/>
          <w:lang w:eastAsia="en-IN"/>
          <w14:ligatures w14:val="none"/>
        </w:rPr>
        <w:t>;</w:t>
      </w:r>
    </w:p>
    <w:p w14:paraId="2F37332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B11D2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9CDCFE"/>
          <w:kern w:val="0"/>
          <w:sz w:val="21"/>
          <w:szCs w:val="21"/>
          <w:lang w:eastAsia="en-IN"/>
          <w14:ligatures w14:val="none"/>
        </w:rPr>
        <w:t>opacity</w:t>
      </w:r>
      <w:r w:rsidRPr="00507D48">
        <w:rPr>
          <w:rFonts w:ascii="Consolas" w:eastAsia="Times New Roman" w:hAnsi="Consolas" w:cs="Times New Roman"/>
          <w:color w:val="D4D4D4"/>
          <w:kern w:val="0"/>
          <w:sz w:val="21"/>
          <w:szCs w:val="21"/>
          <w:lang w:eastAsia="en-IN"/>
          <w14:ligatures w14:val="none"/>
        </w:rPr>
        <w:t xml:space="preserve">: </w:t>
      </w:r>
      <w:r w:rsidRPr="00507D48">
        <w:rPr>
          <w:rFonts w:ascii="Consolas" w:eastAsia="Times New Roman" w:hAnsi="Consolas" w:cs="Times New Roman"/>
          <w:color w:val="B5CEA8"/>
          <w:kern w:val="0"/>
          <w:sz w:val="21"/>
          <w:szCs w:val="21"/>
          <w:lang w:eastAsia="en-IN"/>
          <w14:ligatures w14:val="none"/>
        </w:rPr>
        <w:t>0.9</w:t>
      </w:r>
      <w:r w:rsidRPr="00507D48">
        <w:rPr>
          <w:rFonts w:ascii="Consolas" w:eastAsia="Times New Roman" w:hAnsi="Consolas" w:cs="Times New Roman"/>
          <w:color w:val="D4D4D4"/>
          <w:kern w:val="0"/>
          <w:sz w:val="21"/>
          <w:szCs w:val="21"/>
          <w:lang w:eastAsia="en-IN"/>
          <w14:ligatures w14:val="none"/>
        </w:rPr>
        <w:t>;</w:t>
      </w:r>
    </w:p>
    <w:p w14:paraId="6CB93D4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70EFC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D4D4D4"/>
          <w:kern w:val="0"/>
          <w:sz w:val="21"/>
          <w:szCs w:val="21"/>
          <w:lang w:eastAsia="en-IN"/>
          <w14:ligatures w14:val="none"/>
        </w:rPr>
        <w:t>}</w:t>
      </w:r>
    </w:p>
    <w:p w14:paraId="1CAAE86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A1913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style</w:t>
      </w:r>
      <w:r w:rsidRPr="00507D48">
        <w:rPr>
          <w:rFonts w:ascii="Consolas" w:eastAsia="Times New Roman" w:hAnsi="Consolas" w:cs="Times New Roman"/>
          <w:color w:val="808080"/>
          <w:kern w:val="0"/>
          <w:sz w:val="21"/>
          <w:szCs w:val="21"/>
          <w:lang w:eastAsia="en-IN"/>
          <w14:ligatures w14:val="none"/>
        </w:rPr>
        <w:t>&gt;</w:t>
      </w:r>
    </w:p>
    <w:p w14:paraId="484D3C8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18EF4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head</w:t>
      </w:r>
      <w:r w:rsidRPr="00507D48">
        <w:rPr>
          <w:rFonts w:ascii="Consolas" w:eastAsia="Times New Roman" w:hAnsi="Consolas" w:cs="Times New Roman"/>
          <w:color w:val="808080"/>
          <w:kern w:val="0"/>
          <w:sz w:val="21"/>
          <w:szCs w:val="21"/>
          <w:lang w:eastAsia="en-IN"/>
          <w14:ligatures w14:val="none"/>
        </w:rPr>
        <w:t>&gt;</w:t>
      </w:r>
    </w:p>
    <w:p w14:paraId="15A11D0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E3C7B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body</w:t>
      </w:r>
      <w:r w:rsidRPr="00507D48">
        <w:rPr>
          <w:rFonts w:ascii="Consolas" w:eastAsia="Times New Roman" w:hAnsi="Consolas" w:cs="Times New Roman"/>
          <w:color w:val="808080"/>
          <w:kern w:val="0"/>
          <w:sz w:val="21"/>
          <w:szCs w:val="21"/>
          <w:lang w:eastAsia="en-IN"/>
          <w14:ligatures w14:val="none"/>
        </w:rPr>
        <w:t>&gt;</w:t>
      </w:r>
    </w:p>
    <w:p w14:paraId="1D71DBC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0A07E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class</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"heading"</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Amrita Vishwa Vidyapeetham</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808080"/>
          <w:kern w:val="0"/>
          <w:sz w:val="21"/>
          <w:szCs w:val="21"/>
          <w:lang w:eastAsia="en-IN"/>
          <w14:ligatures w14:val="none"/>
        </w:rPr>
        <w:t>&gt;</w:t>
      </w:r>
    </w:p>
    <w:p w14:paraId="7FDE579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D28BC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1B482D94" w14:textId="77777777" w:rsidR="00507D48" w:rsidRPr="00507D48" w:rsidRDefault="00507D48" w:rsidP="00507D4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B093EA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nav</w:t>
      </w:r>
      <w:r w:rsidRPr="00507D48">
        <w:rPr>
          <w:rFonts w:ascii="Consolas" w:eastAsia="Times New Roman" w:hAnsi="Consolas" w:cs="Times New Roman"/>
          <w:color w:val="808080"/>
          <w:kern w:val="0"/>
          <w:sz w:val="21"/>
          <w:szCs w:val="21"/>
          <w:lang w:eastAsia="en-IN"/>
          <w14:ligatures w14:val="none"/>
        </w:rPr>
        <w:t>&gt;</w:t>
      </w:r>
    </w:p>
    <w:p w14:paraId="6CB5C69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8F751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"amaravati.html"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AMARAVATI</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5E8C4AC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1D701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"amritapuri.html"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AMRITAPURI</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4F61D3E2"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0A616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"bengaluru.html"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BENGALURU</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6447F0F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F3AB9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"chennai.html"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CHENNAI</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3D0994D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A0F58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"coimbatore.html"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COIMBATORE</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40F7C63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7CBA3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"kochi.html"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KOCHI</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5801E38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83319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"mysuru.html"</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target</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MYSURU</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531390B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A3317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nav</w:t>
      </w:r>
      <w:r w:rsidRPr="00507D48">
        <w:rPr>
          <w:rFonts w:ascii="Consolas" w:eastAsia="Times New Roman" w:hAnsi="Consolas" w:cs="Times New Roman"/>
          <w:color w:val="808080"/>
          <w:kern w:val="0"/>
          <w:sz w:val="21"/>
          <w:szCs w:val="21"/>
          <w:lang w:eastAsia="en-IN"/>
          <w14:ligatures w14:val="none"/>
        </w:rPr>
        <w:t>&gt;</w:t>
      </w:r>
    </w:p>
    <w:p w14:paraId="7FAD878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355C6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class</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"login-box"</w:t>
      </w:r>
      <w:r w:rsidRPr="00507D48">
        <w:rPr>
          <w:rFonts w:ascii="Consolas" w:eastAsia="Times New Roman" w:hAnsi="Consolas" w:cs="Times New Roman"/>
          <w:color w:val="808080"/>
          <w:kern w:val="0"/>
          <w:sz w:val="21"/>
          <w:szCs w:val="21"/>
          <w:lang w:eastAsia="en-IN"/>
          <w14:ligatures w14:val="none"/>
        </w:rPr>
        <w:t>&gt;</w:t>
      </w:r>
    </w:p>
    <w:p w14:paraId="7D278A5A"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F386D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h2</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Login</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h2</w:t>
      </w:r>
      <w:r w:rsidRPr="00507D48">
        <w:rPr>
          <w:rFonts w:ascii="Consolas" w:eastAsia="Times New Roman" w:hAnsi="Consolas" w:cs="Times New Roman"/>
          <w:color w:val="808080"/>
          <w:kern w:val="0"/>
          <w:sz w:val="21"/>
          <w:szCs w:val="21"/>
          <w:lang w:eastAsia="en-IN"/>
          <w14:ligatures w14:val="none"/>
        </w:rPr>
        <w:t>&gt;</w:t>
      </w:r>
    </w:p>
    <w:p w14:paraId="4988F8E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C1166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CCCCCC"/>
          <w:kern w:val="0"/>
          <w:sz w:val="21"/>
          <w:szCs w:val="21"/>
          <w:lang w:eastAsia="en-IN"/>
          <w14:ligatures w14:val="none"/>
        </w:rPr>
        <w:t>Email</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588428A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188F5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input</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"email"</w:t>
      </w:r>
      <w:r w:rsidRPr="00507D48">
        <w:rPr>
          <w:rFonts w:ascii="Consolas" w:eastAsia="Times New Roman" w:hAnsi="Consolas" w:cs="Times New Roman"/>
          <w:color w:val="808080"/>
          <w:kern w:val="0"/>
          <w:sz w:val="21"/>
          <w:szCs w:val="21"/>
          <w:lang w:eastAsia="en-IN"/>
          <w14:ligatures w14:val="none"/>
        </w:rPr>
        <w:t>&gt;&lt;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063F11E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9ED84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CCCCCC"/>
          <w:kern w:val="0"/>
          <w:sz w:val="21"/>
          <w:szCs w:val="21"/>
          <w:lang w:eastAsia="en-IN"/>
          <w14:ligatures w14:val="none"/>
        </w:rPr>
        <w:t xml:space="preserve">Password </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34DD1F2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01B7F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input</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"password"</w:t>
      </w:r>
      <w:r w:rsidRPr="00507D48">
        <w:rPr>
          <w:rFonts w:ascii="Consolas" w:eastAsia="Times New Roman" w:hAnsi="Consolas" w:cs="Times New Roman"/>
          <w:color w:val="808080"/>
          <w:kern w:val="0"/>
          <w:sz w:val="21"/>
          <w:szCs w:val="21"/>
          <w:lang w:eastAsia="en-IN"/>
          <w14:ligatures w14:val="none"/>
        </w:rPr>
        <w:t>&gt;</w:t>
      </w:r>
    </w:p>
    <w:p w14:paraId="36FB8EE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A5ACF3"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lastRenderedPageBreak/>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class</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"remember"</w:t>
      </w:r>
      <w:r w:rsidRPr="00507D48">
        <w:rPr>
          <w:rFonts w:ascii="Consolas" w:eastAsia="Times New Roman" w:hAnsi="Consolas" w:cs="Times New Roman"/>
          <w:color w:val="808080"/>
          <w:kern w:val="0"/>
          <w:sz w:val="21"/>
          <w:szCs w:val="21"/>
          <w:lang w:eastAsia="en-IN"/>
          <w14:ligatures w14:val="none"/>
        </w:rPr>
        <w:t>&gt;</w:t>
      </w:r>
    </w:p>
    <w:p w14:paraId="4DE8C43D"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BD299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input</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"checkbox"</w:t>
      </w:r>
      <w:r w:rsidRPr="00507D48">
        <w:rPr>
          <w:rFonts w:ascii="Consolas" w:eastAsia="Times New Roman" w:hAnsi="Consolas" w:cs="Times New Roman"/>
          <w:color w:val="808080"/>
          <w:kern w:val="0"/>
          <w:sz w:val="21"/>
          <w:szCs w:val="21"/>
          <w:lang w:eastAsia="en-IN"/>
          <w14:ligatures w14:val="none"/>
        </w:rPr>
        <w:t>&gt;&lt;</w:t>
      </w:r>
      <w:r w:rsidRPr="00507D48">
        <w:rPr>
          <w:rFonts w:ascii="Consolas" w:eastAsia="Times New Roman" w:hAnsi="Consolas" w:cs="Times New Roman"/>
          <w:color w:val="569CD6"/>
          <w:kern w:val="0"/>
          <w:sz w:val="21"/>
          <w:szCs w:val="21"/>
          <w:lang w:eastAsia="en-IN"/>
          <w14:ligatures w14:val="none"/>
        </w:rPr>
        <w:t>label</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Save me</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label</w:t>
      </w:r>
      <w:r w:rsidRPr="00507D48">
        <w:rPr>
          <w:rFonts w:ascii="Consolas" w:eastAsia="Times New Roman" w:hAnsi="Consolas" w:cs="Times New Roman"/>
          <w:color w:val="808080"/>
          <w:kern w:val="0"/>
          <w:sz w:val="21"/>
          <w:szCs w:val="21"/>
          <w:lang w:eastAsia="en-IN"/>
          <w14:ligatures w14:val="none"/>
        </w:rPr>
        <w:t>&gt;</w:t>
      </w:r>
    </w:p>
    <w:p w14:paraId="74F20A2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7C7B4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808080"/>
          <w:kern w:val="0"/>
          <w:sz w:val="21"/>
          <w:szCs w:val="21"/>
          <w:lang w:eastAsia="en-IN"/>
          <w14:ligatures w14:val="none"/>
        </w:rPr>
        <w:t>&gt;</w:t>
      </w:r>
    </w:p>
    <w:p w14:paraId="3691DEB5"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199B0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input</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type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"button"</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value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"Login"</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class</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"button"</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808080"/>
          <w:kern w:val="0"/>
          <w:sz w:val="21"/>
          <w:szCs w:val="21"/>
          <w:lang w:eastAsia="en-IN"/>
          <w14:ligatures w14:val="none"/>
        </w:rPr>
        <w:t>&gt;</w:t>
      </w:r>
    </w:p>
    <w:p w14:paraId="125D03C8"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66D7E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2574FD34"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22704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 "</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Forgot Password?</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&gt;&lt;</w:t>
      </w:r>
      <w:r w:rsidRPr="00507D48">
        <w:rPr>
          <w:rFonts w:ascii="Consolas" w:eastAsia="Times New Roman" w:hAnsi="Consolas" w:cs="Times New Roman"/>
          <w:color w:val="569CD6"/>
          <w:kern w:val="0"/>
          <w:sz w:val="21"/>
          <w:szCs w:val="21"/>
          <w:lang w:eastAsia="en-IN"/>
          <w14:ligatures w14:val="none"/>
        </w:rPr>
        <w:t>br</w:t>
      </w:r>
      <w:r w:rsidRPr="00507D48">
        <w:rPr>
          <w:rFonts w:ascii="Consolas" w:eastAsia="Times New Roman" w:hAnsi="Consolas" w:cs="Times New Roman"/>
          <w:color w:val="808080"/>
          <w:kern w:val="0"/>
          <w:sz w:val="21"/>
          <w:szCs w:val="21"/>
          <w:lang w:eastAsia="en-IN"/>
          <w14:ligatures w14:val="none"/>
        </w:rPr>
        <w:t>&gt;</w:t>
      </w:r>
    </w:p>
    <w:p w14:paraId="083A636F"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0554AB"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CCCCCC"/>
          <w:kern w:val="0"/>
          <w:sz w:val="21"/>
          <w:szCs w:val="21"/>
          <w:lang w:eastAsia="en-IN"/>
          <w14:ligatures w14:val="none"/>
        </w:rPr>
        <w:t xml:space="preserve">No account? </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href</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 "</w:t>
      </w:r>
      <w:r w:rsidRPr="00507D48">
        <w:rPr>
          <w:rFonts w:ascii="Consolas" w:eastAsia="Times New Roman" w:hAnsi="Consolas" w:cs="Times New Roman"/>
          <w:color w:val="808080"/>
          <w:kern w:val="0"/>
          <w:sz w:val="21"/>
          <w:szCs w:val="21"/>
          <w:lang w:eastAsia="en-IN"/>
          <w14:ligatures w14:val="none"/>
        </w:rPr>
        <w:t>&gt;</w:t>
      </w:r>
      <w:r w:rsidRPr="00507D48">
        <w:rPr>
          <w:rFonts w:ascii="Consolas" w:eastAsia="Times New Roman" w:hAnsi="Consolas" w:cs="Times New Roman"/>
          <w:color w:val="CCCCCC"/>
          <w:kern w:val="0"/>
          <w:sz w:val="21"/>
          <w:szCs w:val="21"/>
          <w:lang w:eastAsia="en-IN"/>
          <w14:ligatures w14:val="none"/>
        </w:rPr>
        <w:t>Register</w:t>
      </w: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a</w:t>
      </w:r>
      <w:r w:rsidRPr="00507D48">
        <w:rPr>
          <w:rFonts w:ascii="Consolas" w:eastAsia="Times New Roman" w:hAnsi="Consolas" w:cs="Times New Roman"/>
          <w:color w:val="808080"/>
          <w:kern w:val="0"/>
          <w:sz w:val="21"/>
          <w:szCs w:val="21"/>
          <w:lang w:eastAsia="en-IN"/>
          <w14:ligatures w14:val="none"/>
        </w:rPr>
        <w:t>&gt;</w:t>
      </w:r>
    </w:p>
    <w:p w14:paraId="3E8DF891"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85A159"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div</w:t>
      </w:r>
      <w:r w:rsidRPr="00507D48">
        <w:rPr>
          <w:rFonts w:ascii="Consolas" w:eastAsia="Times New Roman" w:hAnsi="Consolas" w:cs="Times New Roman"/>
          <w:color w:val="808080"/>
          <w:kern w:val="0"/>
          <w:sz w:val="21"/>
          <w:szCs w:val="21"/>
          <w:lang w:eastAsia="en-IN"/>
          <w14:ligatures w14:val="none"/>
        </w:rPr>
        <w:t>&gt;</w:t>
      </w:r>
    </w:p>
    <w:p w14:paraId="0C8BC8E6"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A6D2CE"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iframe</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name</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"campus"</w:t>
      </w:r>
      <w:r w:rsidRPr="00507D48">
        <w:rPr>
          <w:rFonts w:ascii="Consolas" w:eastAsia="Times New Roman" w:hAnsi="Consolas" w:cs="Times New Roman"/>
          <w:color w:val="CCCCCC"/>
          <w:kern w:val="0"/>
          <w:sz w:val="21"/>
          <w:szCs w:val="21"/>
          <w:lang w:eastAsia="en-IN"/>
          <w14:ligatures w14:val="none"/>
        </w:rPr>
        <w:t xml:space="preserve"> </w:t>
      </w:r>
      <w:r w:rsidRPr="00507D48">
        <w:rPr>
          <w:rFonts w:ascii="Consolas" w:eastAsia="Times New Roman" w:hAnsi="Consolas" w:cs="Times New Roman"/>
          <w:color w:val="9CDCFE"/>
          <w:kern w:val="0"/>
          <w:sz w:val="21"/>
          <w:szCs w:val="21"/>
          <w:lang w:eastAsia="en-IN"/>
          <w14:ligatures w14:val="none"/>
        </w:rPr>
        <w:t>src</w:t>
      </w:r>
      <w:r w:rsidRPr="00507D48">
        <w:rPr>
          <w:rFonts w:ascii="Consolas" w:eastAsia="Times New Roman" w:hAnsi="Consolas" w:cs="Times New Roman"/>
          <w:color w:val="CCCCCC"/>
          <w:kern w:val="0"/>
          <w:sz w:val="21"/>
          <w:szCs w:val="21"/>
          <w:lang w:eastAsia="en-IN"/>
          <w14:ligatures w14:val="none"/>
        </w:rPr>
        <w:t>=</w:t>
      </w:r>
      <w:r w:rsidRPr="00507D48">
        <w:rPr>
          <w:rFonts w:ascii="Consolas" w:eastAsia="Times New Roman" w:hAnsi="Consolas" w:cs="Times New Roman"/>
          <w:color w:val="CE9178"/>
          <w:kern w:val="0"/>
          <w:sz w:val="21"/>
          <w:szCs w:val="21"/>
          <w:lang w:eastAsia="en-IN"/>
          <w14:ligatures w14:val="none"/>
        </w:rPr>
        <w:t>"amaravati.html"</w:t>
      </w:r>
      <w:r w:rsidRPr="00507D48">
        <w:rPr>
          <w:rFonts w:ascii="Consolas" w:eastAsia="Times New Roman" w:hAnsi="Consolas" w:cs="Times New Roman"/>
          <w:color w:val="808080"/>
          <w:kern w:val="0"/>
          <w:sz w:val="21"/>
          <w:szCs w:val="21"/>
          <w:lang w:eastAsia="en-IN"/>
          <w14:ligatures w14:val="none"/>
        </w:rPr>
        <w:t>&gt;&lt;/</w:t>
      </w:r>
      <w:r w:rsidRPr="00507D48">
        <w:rPr>
          <w:rFonts w:ascii="Consolas" w:eastAsia="Times New Roman" w:hAnsi="Consolas" w:cs="Times New Roman"/>
          <w:color w:val="569CD6"/>
          <w:kern w:val="0"/>
          <w:sz w:val="21"/>
          <w:szCs w:val="21"/>
          <w:lang w:eastAsia="en-IN"/>
          <w14:ligatures w14:val="none"/>
        </w:rPr>
        <w:t>iframe</w:t>
      </w:r>
      <w:r w:rsidRPr="00507D48">
        <w:rPr>
          <w:rFonts w:ascii="Consolas" w:eastAsia="Times New Roman" w:hAnsi="Consolas" w:cs="Times New Roman"/>
          <w:color w:val="808080"/>
          <w:kern w:val="0"/>
          <w:sz w:val="21"/>
          <w:szCs w:val="21"/>
          <w:lang w:eastAsia="en-IN"/>
          <w14:ligatures w14:val="none"/>
        </w:rPr>
        <w:t>&gt;</w:t>
      </w:r>
    </w:p>
    <w:p w14:paraId="3FF20BF7" w14:textId="77777777" w:rsidR="00507D48" w:rsidRPr="00507D48" w:rsidRDefault="00507D48" w:rsidP="00507D4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3C1E87C"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body</w:t>
      </w:r>
      <w:r w:rsidRPr="00507D48">
        <w:rPr>
          <w:rFonts w:ascii="Consolas" w:eastAsia="Times New Roman" w:hAnsi="Consolas" w:cs="Times New Roman"/>
          <w:color w:val="808080"/>
          <w:kern w:val="0"/>
          <w:sz w:val="21"/>
          <w:szCs w:val="21"/>
          <w:lang w:eastAsia="en-IN"/>
          <w14:ligatures w14:val="none"/>
        </w:rPr>
        <w:t>&gt;</w:t>
      </w:r>
    </w:p>
    <w:p w14:paraId="0100AA27"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8C4A20" w14:textId="77777777" w:rsidR="00507D48" w:rsidRPr="00507D48" w:rsidRDefault="00507D48" w:rsidP="00507D4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D48">
        <w:rPr>
          <w:rFonts w:ascii="Consolas" w:eastAsia="Times New Roman" w:hAnsi="Consolas" w:cs="Times New Roman"/>
          <w:color w:val="808080"/>
          <w:kern w:val="0"/>
          <w:sz w:val="21"/>
          <w:szCs w:val="21"/>
          <w:lang w:eastAsia="en-IN"/>
          <w14:ligatures w14:val="none"/>
        </w:rPr>
        <w:t>&lt;/</w:t>
      </w:r>
      <w:r w:rsidRPr="00507D48">
        <w:rPr>
          <w:rFonts w:ascii="Consolas" w:eastAsia="Times New Roman" w:hAnsi="Consolas" w:cs="Times New Roman"/>
          <w:color w:val="569CD6"/>
          <w:kern w:val="0"/>
          <w:sz w:val="21"/>
          <w:szCs w:val="21"/>
          <w:lang w:eastAsia="en-IN"/>
          <w14:ligatures w14:val="none"/>
        </w:rPr>
        <w:t>html</w:t>
      </w:r>
      <w:r w:rsidRPr="00507D48">
        <w:rPr>
          <w:rFonts w:ascii="Consolas" w:eastAsia="Times New Roman" w:hAnsi="Consolas" w:cs="Times New Roman"/>
          <w:color w:val="808080"/>
          <w:kern w:val="0"/>
          <w:sz w:val="21"/>
          <w:szCs w:val="21"/>
          <w:lang w:eastAsia="en-IN"/>
          <w14:ligatures w14:val="none"/>
        </w:rPr>
        <w:t>&gt;</w:t>
      </w:r>
    </w:p>
    <w:p w14:paraId="10D9F59D" w14:textId="77777777" w:rsidR="00A40215" w:rsidRDefault="00A40215" w:rsidP="00A40215">
      <w:pPr>
        <w:tabs>
          <w:tab w:val="left" w:pos="1068"/>
        </w:tabs>
        <w:rPr>
          <w:rFonts w:ascii="Aptos" w:hAnsi="Aptos"/>
          <w:sz w:val="48"/>
          <w:szCs w:val="48"/>
        </w:rPr>
      </w:pPr>
    </w:p>
    <w:p w14:paraId="4E130232" w14:textId="3A47415E" w:rsidR="00096AC6" w:rsidRDefault="00096AC6" w:rsidP="00A40215">
      <w:pPr>
        <w:tabs>
          <w:tab w:val="left" w:pos="1068"/>
        </w:tabs>
        <w:rPr>
          <w:rFonts w:ascii="Aptos" w:hAnsi="Aptos"/>
          <w:sz w:val="48"/>
          <w:szCs w:val="48"/>
        </w:rPr>
      </w:pPr>
      <w:r>
        <w:rPr>
          <w:rFonts w:ascii="Aptos" w:hAnsi="Aptos"/>
          <w:sz w:val="48"/>
          <w:szCs w:val="48"/>
        </w:rPr>
        <w:t>AMARAVATI.HTML:</w:t>
      </w:r>
    </w:p>
    <w:p w14:paraId="6AB8305C"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DOCTYPE</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html</w:t>
      </w:r>
      <w:r w:rsidRPr="00CB0A11">
        <w:rPr>
          <w:rFonts w:ascii="Consolas" w:eastAsia="Times New Roman" w:hAnsi="Consolas" w:cs="Times New Roman"/>
          <w:color w:val="808080"/>
          <w:kern w:val="0"/>
          <w:sz w:val="21"/>
          <w:szCs w:val="21"/>
          <w:lang w:eastAsia="en-IN"/>
          <w14:ligatures w14:val="none"/>
        </w:rPr>
        <w:t>&gt;</w:t>
      </w:r>
    </w:p>
    <w:p w14:paraId="37243880"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9862BE"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html</w:t>
      </w:r>
      <w:r w:rsidRPr="00CB0A11">
        <w:rPr>
          <w:rFonts w:ascii="Consolas" w:eastAsia="Times New Roman" w:hAnsi="Consolas" w:cs="Times New Roman"/>
          <w:color w:val="808080"/>
          <w:kern w:val="0"/>
          <w:sz w:val="21"/>
          <w:szCs w:val="21"/>
          <w:lang w:eastAsia="en-IN"/>
          <w14:ligatures w14:val="none"/>
        </w:rPr>
        <w:t>&gt;</w:t>
      </w:r>
    </w:p>
    <w:p w14:paraId="0810B725"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4EA8B0"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body</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style</w:t>
      </w:r>
      <w:r w:rsidRPr="00CB0A11">
        <w:rPr>
          <w:rFonts w:ascii="Consolas" w:eastAsia="Times New Roman" w:hAnsi="Consolas" w:cs="Times New Roman"/>
          <w:color w:val="CCCCCC"/>
          <w:kern w:val="0"/>
          <w:sz w:val="21"/>
          <w:szCs w:val="21"/>
          <w:lang w:eastAsia="en-IN"/>
          <w14:ligatures w14:val="none"/>
        </w:rPr>
        <w:t>=</w:t>
      </w:r>
      <w:r w:rsidRPr="00CB0A11">
        <w:rPr>
          <w:rFonts w:ascii="Consolas" w:eastAsia="Times New Roman" w:hAnsi="Consolas" w:cs="Times New Roman"/>
          <w:color w:val="CE9178"/>
          <w:kern w:val="0"/>
          <w:sz w:val="21"/>
          <w:szCs w:val="21"/>
          <w:lang w:eastAsia="en-IN"/>
          <w14:ligatures w14:val="none"/>
        </w:rPr>
        <w:t>" text-align:center;"</w:t>
      </w:r>
      <w:r w:rsidRPr="00CB0A11">
        <w:rPr>
          <w:rFonts w:ascii="Consolas" w:eastAsia="Times New Roman" w:hAnsi="Consolas" w:cs="Times New Roman"/>
          <w:color w:val="808080"/>
          <w:kern w:val="0"/>
          <w:sz w:val="21"/>
          <w:szCs w:val="21"/>
          <w:lang w:eastAsia="en-IN"/>
          <w14:ligatures w14:val="none"/>
        </w:rPr>
        <w:t>&gt;</w:t>
      </w:r>
    </w:p>
    <w:p w14:paraId="58AA1BC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F8E28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h1</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style</w:t>
      </w:r>
      <w:r w:rsidRPr="00CB0A11">
        <w:rPr>
          <w:rFonts w:ascii="Consolas" w:eastAsia="Times New Roman" w:hAnsi="Consolas" w:cs="Times New Roman"/>
          <w:color w:val="CCCCCC"/>
          <w:kern w:val="0"/>
          <w:sz w:val="21"/>
          <w:szCs w:val="21"/>
          <w:lang w:eastAsia="en-IN"/>
          <w14:ligatures w14:val="none"/>
        </w:rPr>
        <w:t>=</w:t>
      </w:r>
      <w:r w:rsidRPr="00CB0A11">
        <w:rPr>
          <w:rFonts w:ascii="Consolas" w:eastAsia="Times New Roman" w:hAnsi="Consolas" w:cs="Times New Roman"/>
          <w:color w:val="CE9178"/>
          <w:kern w:val="0"/>
          <w:sz w:val="21"/>
          <w:szCs w:val="21"/>
          <w:lang w:eastAsia="en-IN"/>
          <w14:ligatures w14:val="none"/>
        </w:rPr>
        <w:t>"color:#a00000;"</w:t>
      </w:r>
      <w:r w:rsidRPr="00CB0A11">
        <w:rPr>
          <w:rFonts w:ascii="Consolas" w:eastAsia="Times New Roman" w:hAnsi="Consolas" w:cs="Times New Roman"/>
          <w:color w:val="808080"/>
          <w:kern w:val="0"/>
          <w:sz w:val="21"/>
          <w:szCs w:val="21"/>
          <w:lang w:eastAsia="en-IN"/>
          <w14:ligatures w14:val="none"/>
        </w:rPr>
        <w:t>&gt;</w:t>
      </w:r>
      <w:r w:rsidRPr="00CB0A11">
        <w:rPr>
          <w:rFonts w:ascii="Consolas" w:eastAsia="Times New Roman" w:hAnsi="Consolas" w:cs="Times New Roman"/>
          <w:color w:val="CCCCCC"/>
          <w:kern w:val="0"/>
          <w:sz w:val="21"/>
          <w:szCs w:val="21"/>
          <w:lang w:eastAsia="en-IN"/>
          <w14:ligatures w14:val="none"/>
        </w:rPr>
        <w:t>Amaravati Campus</w:t>
      </w: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h1</w:t>
      </w:r>
      <w:r w:rsidRPr="00CB0A11">
        <w:rPr>
          <w:rFonts w:ascii="Consolas" w:eastAsia="Times New Roman" w:hAnsi="Consolas" w:cs="Times New Roman"/>
          <w:color w:val="808080"/>
          <w:kern w:val="0"/>
          <w:sz w:val="21"/>
          <w:szCs w:val="21"/>
          <w:lang w:eastAsia="en-IN"/>
          <w14:ligatures w14:val="none"/>
        </w:rPr>
        <w:t>&gt;</w:t>
      </w:r>
    </w:p>
    <w:p w14:paraId="3717668E"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C625B0"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p</w:t>
      </w:r>
      <w:r w:rsidRPr="00CB0A11">
        <w:rPr>
          <w:rFonts w:ascii="Consolas" w:eastAsia="Times New Roman" w:hAnsi="Consolas" w:cs="Times New Roman"/>
          <w:color w:val="808080"/>
          <w:kern w:val="0"/>
          <w:sz w:val="21"/>
          <w:szCs w:val="21"/>
          <w:lang w:eastAsia="en-IN"/>
          <w14:ligatures w14:val="none"/>
        </w:rPr>
        <w:t>&gt;</w:t>
      </w:r>
    </w:p>
    <w:p w14:paraId="27A08B15"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047CAB"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CCCCCC"/>
          <w:kern w:val="0"/>
          <w:sz w:val="21"/>
          <w:szCs w:val="21"/>
          <w:lang w:eastAsia="en-IN"/>
          <w14:ligatures w14:val="none"/>
        </w:rPr>
        <w:t>One of the newer additions, this 200-acre campus in Andhra Pradesh is designed as a modern tech-and-business-centric educational center.</w:t>
      </w:r>
    </w:p>
    <w:p w14:paraId="282F965F"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A883B7"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p</w:t>
      </w:r>
      <w:r w:rsidRPr="00CB0A11">
        <w:rPr>
          <w:rFonts w:ascii="Consolas" w:eastAsia="Times New Roman" w:hAnsi="Consolas" w:cs="Times New Roman"/>
          <w:color w:val="808080"/>
          <w:kern w:val="0"/>
          <w:sz w:val="21"/>
          <w:szCs w:val="21"/>
          <w:lang w:eastAsia="en-IN"/>
          <w14:ligatures w14:val="none"/>
        </w:rPr>
        <w:t>&gt;</w:t>
      </w:r>
    </w:p>
    <w:p w14:paraId="0FD1EF15"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CDA5D1"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p</w:t>
      </w:r>
      <w:r w:rsidRPr="00CB0A11">
        <w:rPr>
          <w:rFonts w:ascii="Consolas" w:eastAsia="Times New Roman" w:hAnsi="Consolas" w:cs="Times New Roman"/>
          <w:color w:val="808080"/>
          <w:kern w:val="0"/>
          <w:sz w:val="21"/>
          <w:szCs w:val="21"/>
          <w:lang w:eastAsia="en-IN"/>
          <w14:ligatures w14:val="none"/>
        </w:rPr>
        <w:t>&gt;</w:t>
      </w:r>
    </w:p>
    <w:p w14:paraId="035EE45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6ADE41"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CCCCCC"/>
          <w:kern w:val="0"/>
          <w:sz w:val="21"/>
          <w:szCs w:val="21"/>
          <w:lang w:eastAsia="en-IN"/>
          <w14:ligatures w14:val="none"/>
        </w:rPr>
        <w:t>nirf ranking : 8th for university</w:t>
      </w: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br</w:t>
      </w:r>
      <w:r w:rsidRPr="00CB0A11">
        <w:rPr>
          <w:rFonts w:ascii="Consolas" w:eastAsia="Times New Roman" w:hAnsi="Consolas" w:cs="Times New Roman"/>
          <w:color w:val="808080"/>
          <w:kern w:val="0"/>
          <w:sz w:val="21"/>
          <w:szCs w:val="21"/>
          <w:lang w:eastAsia="en-IN"/>
          <w14:ligatures w14:val="none"/>
        </w:rPr>
        <w:t>&gt;</w:t>
      </w:r>
    </w:p>
    <w:p w14:paraId="20DD5F1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9602BE"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CCCCCC"/>
          <w:kern w:val="0"/>
          <w:sz w:val="21"/>
          <w:szCs w:val="21"/>
          <w:lang w:eastAsia="en-IN"/>
          <w14:ligatures w14:val="none"/>
        </w:rPr>
        <w:t>Popular Courses: CSE, AI, Data Science</w:t>
      </w: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br</w:t>
      </w:r>
      <w:r w:rsidRPr="00CB0A11">
        <w:rPr>
          <w:rFonts w:ascii="Consolas" w:eastAsia="Times New Roman" w:hAnsi="Consolas" w:cs="Times New Roman"/>
          <w:color w:val="808080"/>
          <w:kern w:val="0"/>
          <w:sz w:val="21"/>
          <w:szCs w:val="21"/>
          <w:lang w:eastAsia="en-IN"/>
          <w14:ligatures w14:val="none"/>
        </w:rPr>
        <w:t>&gt;</w:t>
      </w:r>
    </w:p>
    <w:p w14:paraId="00F429DD"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F6B9E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CCCCCC"/>
          <w:kern w:val="0"/>
          <w:sz w:val="21"/>
          <w:szCs w:val="21"/>
          <w:lang w:eastAsia="en-IN"/>
          <w14:ligatures w14:val="none"/>
        </w:rPr>
        <w:t>Facilities: Library, Smart Classrooms, Hostel</w:t>
      </w: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br</w:t>
      </w:r>
      <w:r w:rsidRPr="00CB0A11">
        <w:rPr>
          <w:rFonts w:ascii="Consolas" w:eastAsia="Times New Roman" w:hAnsi="Consolas" w:cs="Times New Roman"/>
          <w:color w:val="808080"/>
          <w:kern w:val="0"/>
          <w:sz w:val="21"/>
          <w:szCs w:val="21"/>
          <w:lang w:eastAsia="en-IN"/>
          <w14:ligatures w14:val="none"/>
        </w:rPr>
        <w:t>&gt;</w:t>
      </w:r>
    </w:p>
    <w:p w14:paraId="6146E314"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826DE3"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CCCCCC"/>
          <w:kern w:val="0"/>
          <w:sz w:val="21"/>
          <w:szCs w:val="21"/>
          <w:lang w:eastAsia="en-IN"/>
          <w14:ligatures w14:val="none"/>
        </w:rPr>
        <w:t>Focus: Innovation and Research</w:t>
      </w:r>
    </w:p>
    <w:p w14:paraId="61BE8A1C"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C53CB2"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p</w:t>
      </w:r>
      <w:r w:rsidRPr="00CB0A11">
        <w:rPr>
          <w:rFonts w:ascii="Consolas" w:eastAsia="Times New Roman" w:hAnsi="Consolas" w:cs="Times New Roman"/>
          <w:color w:val="808080"/>
          <w:kern w:val="0"/>
          <w:sz w:val="21"/>
          <w:szCs w:val="21"/>
          <w:lang w:eastAsia="en-IN"/>
          <w14:ligatures w14:val="none"/>
        </w:rPr>
        <w:t>&gt;</w:t>
      </w:r>
    </w:p>
    <w:p w14:paraId="5AB6616A"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C3F6CD"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img</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src</w:t>
      </w:r>
      <w:r w:rsidRPr="00CB0A11">
        <w:rPr>
          <w:rFonts w:ascii="Consolas" w:eastAsia="Times New Roman" w:hAnsi="Consolas" w:cs="Times New Roman"/>
          <w:color w:val="CCCCCC"/>
          <w:kern w:val="0"/>
          <w:sz w:val="21"/>
          <w:szCs w:val="21"/>
          <w:lang w:eastAsia="en-IN"/>
          <w14:ligatures w14:val="none"/>
        </w:rPr>
        <w:t>=</w:t>
      </w:r>
      <w:r w:rsidRPr="00CB0A11">
        <w:rPr>
          <w:rFonts w:ascii="Consolas" w:eastAsia="Times New Roman" w:hAnsi="Consolas" w:cs="Times New Roman"/>
          <w:color w:val="CE9178"/>
          <w:kern w:val="0"/>
          <w:sz w:val="21"/>
          <w:szCs w:val="21"/>
          <w:lang w:eastAsia="en-IN"/>
          <w14:ligatures w14:val="none"/>
        </w:rPr>
        <w:t>"amaravati.jpg"</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width</w:t>
      </w:r>
      <w:r w:rsidRPr="00CB0A11">
        <w:rPr>
          <w:rFonts w:ascii="Consolas" w:eastAsia="Times New Roman" w:hAnsi="Consolas" w:cs="Times New Roman"/>
          <w:color w:val="CCCCCC"/>
          <w:kern w:val="0"/>
          <w:sz w:val="21"/>
          <w:szCs w:val="21"/>
          <w:lang w:eastAsia="en-IN"/>
          <w14:ligatures w14:val="none"/>
        </w:rPr>
        <w:t>=</w:t>
      </w:r>
      <w:r w:rsidRPr="00CB0A11">
        <w:rPr>
          <w:rFonts w:ascii="Consolas" w:eastAsia="Times New Roman" w:hAnsi="Consolas" w:cs="Times New Roman"/>
          <w:color w:val="CE9178"/>
          <w:kern w:val="0"/>
          <w:sz w:val="21"/>
          <w:szCs w:val="21"/>
          <w:lang w:eastAsia="en-IN"/>
          <w14:ligatures w14:val="none"/>
        </w:rPr>
        <w:t>"450"</w:t>
      </w:r>
      <w:r w:rsidRPr="00CB0A11">
        <w:rPr>
          <w:rFonts w:ascii="Consolas" w:eastAsia="Times New Roman" w:hAnsi="Consolas" w:cs="Times New Roman"/>
          <w:color w:val="CCCCCC"/>
          <w:kern w:val="0"/>
          <w:sz w:val="21"/>
          <w:szCs w:val="21"/>
          <w:lang w:eastAsia="en-IN"/>
          <w14:ligatures w14:val="none"/>
        </w:rPr>
        <w:t xml:space="preserve"> </w:t>
      </w:r>
      <w:r w:rsidRPr="00CB0A11">
        <w:rPr>
          <w:rFonts w:ascii="Consolas" w:eastAsia="Times New Roman" w:hAnsi="Consolas" w:cs="Times New Roman"/>
          <w:color w:val="9CDCFE"/>
          <w:kern w:val="0"/>
          <w:sz w:val="21"/>
          <w:szCs w:val="21"/>
          <w:lang w:eastAsia="en-IN"/>
          <w14:ligatures w14:val="none"/>
        </w:rPr>
        <w:t>style</w:t>
      </w:r>
      <w:r w:rsidRPr="00CB0A11">
        <w:rPr>
          <w:rFonts w:ascii="Consolas" w:eastAsia="Times New Roman" w:hAnsi="Consolas" w:cs="Times New Roman"/>
          <w:color w:val="CCCCCC"/>
          <w:kern w:val="0"/>
          <w:sz w:val="21"/>
          <w:szCs w:val="21"/>
          <w:lang w:eastAsia="en-IN"/>
          <w14:ligatures w14:val="none"/>
        </w:rPr>
        <w:t>=</w:t>
      </w:r>
      <w:r w:rsidRPr="00CB0A11">
        <w:rPr>
          <w:rFonts w:ascii="Consolas" w:eastAsia="Times New Roman" w:hAnsi="Consolas" w:cs="Times New Roman"/>
          <w:color w:val="CE9178"/>
          <w:kern w:val="0"/>
          <w:sz w:val="21"/>
          <w:szCs w:val="21"/>
          <w:lang w:eastAsia="en-IN"/>
          <w14:ligatures w14:val="none"/>
        </w:rPr>
        <w:t>"border-radius: 15px;"</w:t>
      </w:r>
      <w:r w:rsidRPr="00CB0A11">
        <w:rPr>
          <w:rFonts w:ascii="Consolas" w:eastAsia="Times New Roman" w:hAnsi="Consolas" w:cs="Times New Roman"/>
          <w:color w:val="808080"/>
          <w:kern w:val="0"/>
          <w:sz w:val="21"/>
          <w:szCs w:val="21"/>
          <w:lang w:eastAsia="en-IN"/>
          <w14:ligatures w14:val="none"/>
        </w:rPr>
        <w:t>&gt;</w:t>
      </w:r>
    </w:p>
    <w:p w14:paraId="75DFE166"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D6F879"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body</w:t>
      </w:r>
      <w:r w:rsidRPr="00CB0A11">
        <w:rPr>
          <w:rFonts w:ascii="Consolas" w:eastAsia="Times New Roman" w:hAnsi="Consolas" w:cs="Times New Roman"/>
          <w:color w:val="808080"/>
          <w:kern w:val="0"/>
          <w:sz w:val="21"/>
          <w:szCs w:val="21"/>
          <w:lang w:eastAsia="en-IN"/>
          <w14:ligatures w14:val="none"/>
        </w:rPr>
        <w:t>&gt;</w:t>
      </w:r>
    </w:p>
    <w:p w14:paraId="5A06FB85"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EBF4AE" w14:textId="77777777" w:rsidR="00CB0A11" w:rsidRPr="00CB0A11" w:rsidRDefault="00CB0A11" w:rsidP="00CB0A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0A11">
        <w:rPr>
          <w:rFonts w:ascii="Consolas" w:eastAsia="Times New Roman" w:hAnsi="Consolas" w:cs="Times New Roman"/>
          <w:color w:val="808080"/>
          <w:kern w:val="0"/>
          <w:sz w:val="21"/>
          <w:szCs w:val="21"/>
          <w:lang w:eastAsia="en-IN"/>
          <w14:ligatures w14:val="none"/>
        </w:rPr>
        <w:t>&lt;/</w:t>
      </w:r>
      <w:r w:rsidRPr="00CB0A11">
        <w:rPr>
          <w:rFonts w:ascii="Consolas" w:eastAsia="Times New Roman" w:hAnsi="Consolas" w:cs="Times New Roman"/>
          <w:color w:val="569CD6"/>
          <w:kern w:val="0"/>
          <w:sz w:val="21"/>
          <w:szCs w:val="21"/>
          <w:lang w:eastAsia="en-IN"/>
          <w14:ligatures w14:val="none"/>
        </w:rPr>
        <w:t>html</w:t>
      </w:r>
      <w:r w:rsidRPr="00CB0A11">
        <w:rPr>
          <w:rFonts w:ascii="Consolas" w:eastAsia="Times New Roman" w:hAnsi="Consolas" w:cs="Times New Roman"/>
          <w:color w:val="808080"/>
          <w:kern w:val="0"/>
          <w:sz w:val="21"/>
          <w:szCs w:val="21"/>
          <w:lang w:eastAsia="en-IN"/>
          <w14:ligatures w14:val="none"/>
        </w:rPr>
        <w:t>&gt;</w:t>
      </w:r>
    </w:p>
    <w:p w14:paraId="4D762DD3" w14:textId="77777777" w:rsidR="00096AC6" w:rsidRDefault="00096AC6" w:rsidP="00A40215">
      <w:pPr>
        <w:tabs>
          <w:tab w:val="left" w:pos="1068"/>
        </w:tabs>
        <w:rPr>
          <w:rFonts w:ascii="Aptos" w:hAnsi="Aptos"/>
          <w:sz w:val="48"/>
          <w:szCs w:val="48"/>
        </w:rPr>
      </w:pPr>
    </w:p>
    <w:p w14:paraId="5750DBAE" w14:textId="295433C8" w:rsidR="00CB0A11" w:rsidRDefault="00CB0A11" w:rsidP="00A40215">
      <w:pPr>
        <w:tabs>
          <w:tab w:val="left" w:pos="1068"/>
        </w:tabs>
        <w:rPr>
          <w:rFonts w:ascii="Aptos" w:hAnsi="Aptos"/>
          <w:sz w:val="48"/>
          <w:szCs w:val="48"/>
        </w:rPr>
      </w:pPr>
      <w:r>
        <w:rPr>
          <w:rFonts w:ascii="Aptos" w:hAnsi="Aptos"/>
          <w:sz w:val="48"/>
          <w:szCs w:val="48"/>
        </w:rPr>
        <w:t>AMRITAPURI.HTML:</w:t>
      </w:r>
    </w:p>
    <w:p w14:paraId="3FD320D9"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DOCTYPE</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html</w:t>
      </w:r>
      <w:r w:rsidRPr="0032079F">
        <w:rPr>
          <w:rFonts w:ascii="Consolas" w:eastAsia="Times New Roman" w:hAnsi="Consolas" w:cs="Times New Roman"/>
          <w:color w:val="808080"/>
          <w:kern w:val="0"/>
          <w:sz w:val="21"/>
          <w:szCs w:val="21"/>
          <w:lang w:eastAsia="en-IN"/>
          <w14:ligatures w14:val="none"/>
        </w:rPr>
        <w:t>&gt;</w:t>
      </w:r>
    </w:p>
    <w:p w14:paraId="21A001F8"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785878"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html</w:t>
      </w:r>
      <w:r w:rsidRPr="0032079F">
        <w:rPr>
          <w:rFonts w:ascii="Consolas" w:eastAsia="Times New Roman" w:hAnsi="Consolas" w:cs="Times New Roman"/>
          <w:color w:val="808080"/>
          <w:kern w:val="0"/>
          <w:sz w:val="21"/>
          <w:szCs w:val="21"/>
          <w:lang w:eastAsia="en-IN"/>
          <w14:ligatures w14:val="none"/>
        </w:rPr>
        <w:t>&gt;</w:t>
      </w:r>
    </w:p>
    <w:p w14:paraId="2DE6B11C"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255DE3"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body</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style</w:t>
      </w:r>
      <w:r w:rsidRPr="0032079F">
        <w:rPr>
          <w:rFonts w:ascii="Consolas" w:eastAsia="Times New Roman" w:hAnsi="Consolas" w:cs="Times New Roman"/>
          <w:color w:val="CCCCCC"/>
          <w:kern w:val="0"/>
          <w:sz w:val="21"/>
          <w:szCs w:val="21"/>
          <w:lang w:eastAsia="en-IN"/>
          <w14:ligatures w14:val="none"/>
        </w:rPr>
        <w:t>=</w:t>
      </w:r>
      <w:r w:rsidRPr="0032079F">
        <w:rPr>
          <w:rFonts w:ascii="Consolas" w:eastAsia="Times New Roman" w:hAnsi="Consolas" w:cs="Times New Roman"/>
          <w:color w:val="CE9178"/>
          <w:kern w:val="0"/>
          <w:sz w:val="21"/>
          <w:szCs w:val="21"/>
          <w:lang w:eastAsia="en-IN"/>
          <w14:ligatures w14:val="none"/>
        </w:rPr>
        <w:t>"text-align:center;"</w:t>
      </w:r>
      <w:r w:rsidRPr="0032079F">
        <w:rPr>
          <w:rFonts w:ascii="Consolas" w:eastAsia="Times New Roman" w:hAnsi="Consolas" w:cs="Times New Roman"/>
          <w:color w:val="808080"/>
          <w:kern w:val="0"/>
          <w:sz w:val="21"/>
          <w:szCs w:val="21"/>
          <w:lang w:eastAsia="en-IN"/>
          <w14:ligatures w14:val="none"/>
        </w:rPr>
        <w:t>&gt;</w:t>
      </w:r>
    </w:p>
    <w:p w14:paraId="628F715B"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FC8A20"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h1</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style</w:t>
      </w:r>
      <w:r w:rsidRPr="0032079F">
        <w:rPr>
          <w:rFonts w:ascii="Consolas" w:eastAsia="Times New Roman" w:hAnsi="Consolas" w:cs="Times New Roman"/>
          <w:color w:val="CCCCCC"/>
          <w:kern w:val="0"/>
          <w:sz w:val="21"/>
          <w:szCs w:val="21"/>
          <w:lang w:eastAsia="en-IN"/>
          <w14:ligatures w14:val="none"/>
        </w:rPr>
        <w:t>=</w:t>
      </w:r>
      <w:r w:rsidRPr="0032079F">
        <w:rPr>
          <w:rFonts w:ascii="Consolas" w:eastAsia="Times New Roman" w:hAnsi="Consolas" w:cs="Times New Roman"/>
          <w:color w:val="CE9178"/>
          <w:kern w:val="0"/>
          <w:sz w:val="21"/>
          <w:szCs w:val="21"/>
          <w:lang w:eastAsia="en-IN"/>
          <w14:ligatures w14:val="none"/>
        </w:rPr>
        <w:t>"color:#ff0b0b;"</w:t>
      </w:r>
      <w:r w:rsidRPr="0032079F">
        <w:rPr>
          <w:rFonts w:ascii="Consolas" w:eastAsia="Times New Roman" w:hAnsi="Consolas" w:cs="Times New Roman"/>
          <w:color w:val="808080"/>
          <w:kern w:val="0"/>
          <w:sz w:val="21"/>
          <w:szCs w:val="21"/>
          <w:lang w:eastAsia="en-IN"/>
          <w14:ligatures w14:val="none"/>
        </w:rPr>
        <w:t>&gt;</w:t>
      </w:r>
      <w:r w:rsidRPr="0032079F">
        <w:rPr>
          <w:rFonts w:ascii="Consolas" w:eastAsia="Times New Roman" w:hAnsi="Consolas" w:cs="Times New Roman"/>
          <w:color w:val="CCCCCC"/>
          <w:kern w:val="0"/>
          <w:sz w:val="21"/>
          <w:szCs w:val="21"/>
          <w:lang w:eastAsia="en-IN"/>
          <w14:ligatures w14:val="none"/>
        </w:rPr>
        <w:t>Amritapuri Campus</w:t>
      </w: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h1</w:t>
      </w:r>
      <w:r w:rsidRPr="0032079F">
        <w:rPr>
          <w:rFonts w:ascii="Consolas" w:eastAsia="Times New Roman" w:hAnsi="Consolas" w:cs="Times New Roman"/>
          <w:color w:val="808080"/>
          <w:kern w:val="0"/>
          <w:sz w:val="21"/>
          <w:szCs w:val="21"/>
          <w:lang w:eastAsia="en-IN"/>
          <w14:ligatures w14:val="none"/>
        </w:rPr>
        <w:t>&gt;</w:t>
      </w:r>
    </w:p>
    <w:p w14:paraId="7A4BADD6"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58DE22"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p</w:t>
      </w:r>
      <w:r w:rsidRPr="0032079F">
        <w:rPr>
          <w:rFonts w:ascii="Consolas" w:eastAsia="Times New Roman" w:hAnsi="Consolas" w:cs="Times New Roman"/>
          <w:color w:val="808080"/>
          <w:kern w:val="0"/>
          <w:sz w:val="21"/>
          <w:szCs w:val="21"/>
          <w:lang w:eastAsia="en-IN"/>
          <w14:ligatures w14:val="none"/>
        </w:rPr>
        <w:t>&gt;</w:t>
      </w:r>
    </w:p>
    <w:p w14:paraId="204E8DB4"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9EF395"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CCCCCC"/>
          <w:kern w:val="0"/>
          <w:sz w:val="21"/>
          <w:szCs w:val="21"/>
          <w:lang w:eastAsia="en-IN"/>
          <w14:ligatures w14:val="none"/>
        </w:rPr>
        <w:t>Located near the headquarters of the Mata Amritanandamayi Math, it's famous for blending high-end research with a spiritual, seaside atmosphere.</w:t>
      </w:r>
    </w:p>
    <w:p w14:paraId="6CF34FA7"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43A02C"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p</w:t>
      </w:r>
      <w:r w:rsidRPr="0032079F">
        <w:rPr>
          <w:rFonts w:ascii="Consolas" w:eastAsia="Times New Roman" w:hAnsi="Consolas" w:cs="Times New Roman"/>
          <w:color w:val="808080"/>
          <w:kern w:val="0"/>
          <w:sz w:val="21"/>
          <w:szCs w:val="21"/>
          <w:lang w:eastAsia="en-IN"/>
          <w14:ligatures w14:val="none"/>
        </w:rPr>
        <w:t>&gt;</w:t>
      </w:r>
    </w:p>
    <w:p w14:paraId="36648995"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FEEB8D"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p</w:t>
      </w:r>
      <w:r w:rsidRPr="0032079F">
        <w:rPr>
          <w:rFonts w:ascii="Consolas" w:eastAsia="Times New Roman" w:hAnsi="Consolas" w:cs="Times New Roman"/>
          <w:color w:val="808080"/>
          <w:kern w:val="0"/>
          <w:sz w:val="21"/>
          <w:szCs w:val="21"/>
          <w:lang w:eastAsia="en-IN"/>
          <w14:ligatures w14:val="none"/>
        </w:rPr>
        <w:t>&gt;</w:t>
      </w:r>
    </w:p>
    <w:p w14:paraId="539F5291"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2F766B"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CCCCCC"/>
          <w:kern w:val="0"/>
          <w:sz w:val="21"/>
          <w:szCs w:val="21"/>
          <w:lang w:eastAsia="en-IN"/>
          <w14:ligatures w14:val="none"/>
        </w:rPr>
        <w:t>nirf ranking : 8th for university</w:t>
      </w: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br</w:t>
      </w:r>
      <w:r w:rsidRPr="0032079F">
        <w:rPr>
          <w:rFonts w:ascii="Consolas" w:eastAsia="Times New Roman" w:hAnsi="Consolas" w:cs="Times New Roman"/>
          <w:color w:val="808080"/>
          <w:kern w:val="0"/>
          <w:sz w:val="21"/>
          <w:szCs w:val="21"/>
          <w:lang w:eastAsia="en-IN"/>
          <w14:ligatures w14:val="none"/>
        </w:rPr>
        <w:t>&gt;</w:t>
      </w:r>
    </w:p>
    <w:p w14:paraId="11DEB660"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0729A3"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CCCCCC"/>
          <w:kern w:val="0"/>
          <w:sz w:val="21"/>
          <w:szCs w:val="21"/>
          <w:lang w:eastAsia="en-IN"/>
          <w14:ligatures w14:val="none"/>
        </w:rPr>
        <w:t>Popular Courses: Engineering, Arts, Sciences</w:t>
      </w: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br</w:t>
      </w:r>
      <w:r w:rsidRPr="0032079F">
        <w:rPr>
          <w:rFonts w:ascii="Consolas" w:eastAsia="Times New Roman" w:hAnsi="Consolas" w:cs="Times New Roman"/>
          <w:color w:val="808080"/>
          <w:kern w:val="0"/>
          <w:sz w:val="21"/>
          <w:szCs w:val="21"/>
          <w:lang w:eastAsia="en-IN"/>
          <w14:ligatures w14:val="none"/>
        </w:rPr>
        <w:t>&gt;</w:t>
      </w:r>
    </w:p>
    <w:p w14:paraId="35D524DD"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F3F32C"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CCCCCC"/>
          <w:kern w:val="0"/>
          <w:sz w:val="21"/>
          <w:szCs w:val="21"/>
          <w:lang w:eastAsia="en-IN"/>
          <w14:ligatures w14:val="none"/>
        </w:rPr>
        <w:t xml:space="preserve">Facilities: Research Labs, Hostel,Beautiful nature </w:t>
      </w: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br</w:t>
      </w:r>
      <w:r w:rsidRPr="0032079F">
        <w:rPr>
          <w:rFonts w:ascii="Consolas" w:eastAsia="Times New Roman" w:hAnsi="Consolas" w:cs="Times New Roman"/>
          <w:color w:val="808080"/>
          <w:kern w:val="0"/>
          <w:sz w:val="21"/>
          <w:szCs w:val="21"/>
          <w:lang w:eastAsia="en-IN"/>
          <w14:ligatures w14:val="none"/>
        </w:rPr>
        <w:t>&gt;</w:t>
      </w:r>
    </w:p>
    <w:p w14:paraId="45C4C45D"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ADF469"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CCCCCC"/>
          <w:kern w:val="0"/>
          <w:sz w:val="21"/>
          <w:szCs w:val="21"/>
          <w:lang w:eastAsia="en-IN"/>
          <w14:ligatures w14:val="none"/>
        </w:rPr>
        <w:t>Focus: Academic Excellence with Values</w:t>
      </w:r>
    </w:p>
    <w:p w14:paraId="348624B4"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3AEEF3"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p</w:t>
      </w:r>
      <w:r w:rsidRPr="0032079F">
        <w:rPr>
          <w:rFonts w:ascii="Consolas" w:eastAsia="Times New Roman" w:hAnsi="Consolas" w:cs="Times New Roman"/>
          <w:color w:val="808080"/>
          <w:kern w:val="0"/>
          <w:sz w:val="21"/>
          <w:szCs w:val="21"/>
          <w:lang w:eastAsia="en-IN"/>
          <w14:ligatures w14:val="none"/>
        </w:rPr>
        <w:t>&gt;</w:t>
      </w:r>
    </w:p>
    <w:p w14:paraId="04EDA6CA"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2443F0"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img</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src</w:t>
      </w:r>
      <w:r w:rsidRPr="0032079F">
        <w:rPr>
          <w:rFonts w:ascii="Consolas" w:eastAsia="Times New Roman" w:hAnsi="Consolas" w:cs="Times New Roman"/>
          <w:color w:val="CCCCCC"/>
          <w:kern w:val="0"/>
          <w:sz w:val="21"/>
          <w:szCs w:val="21"/>
          <w:lang w:eastAsia="en-IN"/>
          <w14:ligatures w14:val="none"/>
        </w:rPr>
        <w:t>=</w:t>
      </w:r>
      <w:r w:rsidRPr="0032079F">
        <w:rPr>
          <w:rFonts w:ascii="Consolas" w:eastAsia="Times New Roman" w:hAnsi="Consolas" w:cs="Times New Roman"/>
          <w:color w:val="CE9178"/>
          <w:kern w:val="0"/>
          <w:sz w:val="21"/>
          <w:szCs w:val="21"/>
          <w:lang w:eastAsia="en-IN"/>
          <w14:ligatures w14:val="none"/>
        </w:rPr>
        <w:t>"amritapuri.jpg"</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width</w:t>
      </w:r>
      <w:r w:rsidRPr="0032079F">
        <w:rPr>
          <w:rFonts w:ascii="Consolas" w:eastAsia="Times New Roman" w:hAnsi="Consolas" w:cs="Times New Roman"/>
          <w:color w:val="CCCCCC"/>
          <w:kern w:val="0"/>
          <w:sz w:val="21"/>
          <w:szCs w:val="21"/>
          <w:lang w:eastAsia="en-IN"/>
          <w14:ligatures w14:val="none"/>
        </w:rPr>
        <w:t>=</w:t>
      </w:r>
      <w:r w:rsidRPr="0032079F">
        <w:rPr>
          <w:rFonts w:ascii="Consolas" w:eastAsia="Times New Roman" w:hAnsi="Consolas" w:cs="Times New Roman"/>
          <w:color w:val="CE9178"/>
          <w:kern w:val="0"/>
          <w:sz w:val="21"/>
          <w:szCs w:val="21"/>
          <w:lang w:eastAsia="en-IN"/>
          <w14:ligatures w14:val="none"/>
        </w:rPr>
        <w:t>"450"</w:t>
      </w:r>
      <w:r w:rsidRPr="0032079F">
        <w:rPr>
          <w:rFonts w:ascii="Consolas" w:eastAsia="Times New Roman" w:hAnsi="Consolas" w:cs="Times New Roman"/>
          <w:color w:val="CCCCCC"/>
          <w:kern w:val="0"/>
          <w:sz w:val="21"/>
          <w:szCs w:val="21"/>
          <w:lang w:eastAsia="en-IN"/>
          <w14:ligatures w14:val="none"/>
        </w:rPr>
        <w:t xml:space="preserve"> </w:t>
      </w:r>
      <w:r w:rsidRPr="0032079F">
        <w:rPr>
          <w:rFonts w:ascii="Consolas" w:eastAsia="Times New Roman" w:hAnsi="Consolas" w:cs="Times New Roman"/>
          <w:color w:val="9CDCFE"/>
          <w:kern w:val="0"/>
          <w:sz w:val="21"/>
          <w:szCs w:val="21"/>
          <w:lang w:eastAsia="en-IN"/>
          <w14:ligatures w14:val="none"/>
        </w:rPr>
        <w:t>style</w:t>
      </w:r>
      <w:r w:rsidRPr="0032079F">
        <w:rPr>
          <w:rFonts w:ascii="Consolas" w:eastAsia="Times New Roman" w:hAnsi="Consolas" w:cs="Times New Roman"/>
          <w:color w:val="CCCCCC"/>
          <w:kern w:val="0"/>
          <w:sz w:val="21"/>
          <w:szCs w:val="21"/>
          <w:lang w:eastAsia="en-IN"/>
          <w14:ligatures w14:val="none"/>
        </w:rPr>
        <w:t>=</w:t>
      </w:r>
      <w:r w:rsidRPr="0032079F">
        <w:rPr>
          <w:rFonts w:ascii="Consolas" w:eastAsia="Times New Roman" w:hAnsi="Consolas" w:cs="Times New Roman"/>
          <w:color w:val="CE9178"/>
          <w:kern w:val="0"/>
          <w:sz w:val="21"/>
          <w:szCs w:val="21"/>
          <w:lang w:eastAsia="en-IN"/>
          <w14:ligatures w14:val="none"/>
        </w:rPr>
        <w:t>"border-radius: 15px;"</w:t>
      </w:r>
      <w:r w:rsidRPr="0032079F">
        <w:rPr>
          <w:rFonts w:ascii="Consolas" w:eastAsia="Times New Roman" w:hAnsi="Consolas" w:cs="Times New Roman"/>
          <w:color w:val="808080"/>
          <w:kern w:val="0"/>
          <w:sz w:val="21"/>
          <w:szCs w:val="21"/>
          <w:lang w:eastAsia="en-IN"/>
          <w14:ligatures w14:val="none"/>
        </w:rPr>
        <w:t>&gt;</w:t>
      </w:r>
    </w:p>
    <w:p w14:paraId="064F1CA4"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0A79E0"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body</w:t>
      </w:r>
      <w:r w:rsidRPr="0032079F">
        <w:rPr>
          <w:rFonts w:ascii="Consolas" w:eastAsia="Times New Roman" w:hAnsi="Consolas" w:cs="Times New Roman"/>
          <w:color w:val="808080"/>
          <w:kern w:val="0"/>
          <w:sz w:val="21"/>
          <w:szCs w:val="21"/>
          <w:lang w:eastAsia="en-IN"/>
          <w14:ligatures w14:val="none"/>
        </w:rPr>
        <w:t>&gt;</w:t>
      </w:r>
    </w:p>
    <w:p w14:paraId="40F245FD"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73DCEB" w14:textId="77777777" w:rsidR="0032079F" w:rsidRPr="0032079F" w:rsidRDefault="0032079F" w:rsidP="003207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079F">
        <w:rPr>
          <w:rFonts w:ascii="Consolas" w:eastAsia="Times New Roman" w:hAnsi="Consolas" w:cs="Times New Roman"/>
          <w:color w:val="808080"/>
          <w:kern w:val="0"/>
          <w:sz w:val="21"/>
          <w:szCs w:val="21"/>
          <w:lang w:eastAsia="en-IN"/>
          <w14:ligatures w14:val="none"/>
        </w:rPr>
        <w:t>&lt;/</w:t>
      </w:r>
      <w:r w:rsidRPr="0032079F">
        <w:rPr>
          <w:rFonts w:ascii="Consolas" w:eastAsia="Times New Roman" w:hAnsi="Consolas" w:cs="Times New Roman"/>
          <w:color w:val="569CD6"/>
          <w:kern w:val="0"/>
          <w:sz w:val="21"/>
          <w:szCs w:val="21"/>
          <w:lang w:eastAsia="en-IN"/>
          <w14:ligatures w14:val="none"/>
        </w:rPr>
        <w:t>html</w:t>
      </w:r>
      <w:r w:rsidRPr="0032079F">
        <w:rPr>
          <w:rFonts w:ascii="Consolas" w:eastAsia="Times New Roman" w:hAnsi="Consolas" w:cs="Times New Roman"/>
          <w:color w:val="808080"/>
          <w:kern w:val="0"/>
          <w:sz w:val="21"/>
          <w:szCs w:val="21"/>
          <w:lang w:eastAsia="en-IN"/>
          <w14:ligatures w14:val="none"/>
        </w:rPr>
        <w:t>&gt;</w:t>
      </w:r>
    </w:p>
    <w:p w14:paraId="7D60FD08" w14:textId="77777777" w:rsidR="00CB0A11" w:rsidRDefault="00CB0A11" w:rsidP="00A40215">
      <w:pPr>
        <w:tabs>
          <w:tab w:val="left" w:pos="1068"/>
        </w:tabs>
        <w:rPr>
          <w:rFonts w:ascii="Aptos" w:hAnsi="Aptos"/>
          <w:sz w:val="48"/>
          <w:szCs w:val="48"/>
        </w:rPr>
      </w:pPr>
    </w:p>
    <w:p w14:paraId="634B5D87" w14:textId="4A843C27" w:rsidR="00676989" w:rsidRPr="00676989" w:rsidRDefault="0032079F" w:rsidP="00676989">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rFonts w:ascii="Aptos" w:hAnsi="Aptos"/>
          <w:sz w:val="48"/>
          <w:szCs w:val="48"/>
        </w:rPr>
        <w:t>B</w:t>
      </w:r>
      <w:r w:rsidR="00676989">
        <w:rPr>
          <w:rFonts w:ascii="Aptos" w:hAnsi="Aptos"/>
          <w:sz w:val="48"/>
          <w:szCs w:val="48"/>
        </w:rPr>
        <w:t>ENGA</w:t>
      </w:r>
      <w:ins w:id="0" w:author="Microsoft Word" w:date="2026-03-10T22:03:00Z" w16du:dateUtc="2026-03-10T16:33:00Z">
        <w:r>
          <w:rPr>
            <w:rFonts w:ascii="Aptos" w:hAnsi="Aptos"/>
            <w:sz w:val="48"/>
            <w:szCs w:val="48"/>
          </w:rPr>
          <w:t>B</w:t>
        </w:r>
        <w:r w:rsidR="00676989">
          <w:rPr>
            <w:rFonts w:ascii="Aptos" w:hAnsi="Aptos"/>
            <w:sz w:val="48"/>
            <w:szCs w:val="48"/>
          </w:rPr>
          <w:t>ENGA</w:t>
        </w:r>
        <w:r w:rsidR="00820AA2">
          <w:rPr>
            <w:rFonts w:ascii="Aptos" w:hAnsi="Aptos"/>
            <w:sz w:val="48"/>
            <w:szCs w:val="48"/>
          </w:rPr>
          <w:t>LURU</w:t>
        </w:r>
      </w:ins>
      <w:r>
        <w:rPr>
          <w:rFonts w:ascii="Aptos" w:hAnsi="Aptos"/>
          <w:sz w:val="48"/>
          <w:szCs w:val="48"/>
        </w:rPr>
        <w:t>.HTML:</w:t>
      </w:r>
      <w:r>
        <w:rPr>
          <w:rFonts w:ascii="Aptos" w:hAnsi="Aptos"/>
          <w:sz w:val="48"/>
          <w:szCs w:val="48"/>
        </w:rPr>
        <w:br/>
      </w:r>
      <w:r w:rsidR="00676989" w:rsidRPr="00676989">
        <w:rPr>
          <w:rFonts w:ascii="Consolas" w:eastAsia="Times New Roman" w:hAnsi="Consolas" w:cs="Times New Roman"/>
          <w:color w:val="808080"/>
          <w:kern w:val="0"/>
          <w:sz w:val="21"/>
          <w:szCs w:val="21"/>
          <w:lang w:eastAsia="en-IN"/>
          <w14:ligatures w14:val="none"/>
        </w:rPr>
        <w:t>&lt;!</w:t>
      </w:r>
      <w:r w:rsidR="00676989" w:rsidRPr="00676989">
        <w:rPr>
          <w:rFonts w:ascii="Consolas" w:eastAsia="Times New Roman" w:hAnsi="Consolas" w:cs="Times New Roman"/>
          <w:color w:val="569CD6"/>
          <w:kern w:val="0"/>
          <w:sz w:val="21"/>
          <w:szCs w:val="21"/>
          <w:lang w:eastAsia="en-IN"/>
          <w14:ligatures w14:val="none"/>
        </w:rPr>
        <w:t>DOCTYPE</w:t>
      </w:r>
      <w:r w:rsidR="00676989" w:rsidRPr="00676989">
        <w:rPr>
          <w:rFonts w:ascii="Consolas" w:eastAsia="Times New Roman" w:hAnsi="Consolas" w:cs="Times New Roman"/>
          <w:color w:val="CCCCCC"/>
          <w:kern w:val="0"/>
          <w:sz w:val="21"/>
          <w:szCs w:val="21"/>
          <w:lang w:eastAsia="en-IN"/>
          <w14:ligatures w14:val="none"/>
        </w:rPr>
        <w:t xml:space="preserve"> </w:t>
      </w:r>
      <w:r w:rsidR="00676989" w:rsidRPr="00676989">
        <w:rPr>
          <w:rFonts w:ascii="Consolas" w:eastAsia="Times New Roman" w:hAnsi="Consolas" w:cs="Times New Roman"/>
          <w:color w:val="9CDCFE"/>
          <w:kern w:val="0"/>
          <w:sz w:val="21"/>
          <w:szCs w:val="21"/>
          <w:lang w:eastAsia="en-IN"/>
          <w14:ligatures w14:val="none"/>
        </w:rPr>
        <w:t>html</w:t>
      </w:r>
      <w:r w:rsidR="00676989" w:rsidRPr="00676989">
        <w:rPr>
          <w:rFonts w:ascii="Consolas" w:eastAsia="Times New Roman" w:hAnsi="Consolas" w:cs="Times New Roman"/>
          <w:color w:val="808080"/>
          <w:kern w:val="0"/>
          <w:sz w:val="21"/>
          <w:szCs w:val="21"/>
          <w:lang w:eastAsia="en-IN"/>
          <w14:ligatures w14:val="none"/>
        </w:rPr>
        <w:t>&gt;</w:t>
      </w:r>
    </w:p>
    <w:p w14:paraId="5D4FE393"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DA6EF1"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html</w:t>
      </w:r>
      <w:r w:rsidRPr="00676989">
        <w:rPr>
          <w:rFonts w:ascii="Consolas" w:eastAsia="Times New Roman" w:hAnsi="Consolas" w:cs="Times New Roman"/>
          <w:color w:val="808080"/>
          <w:kern w:val="0"/>
          <w:sz w:val="21"/>
          <w:szCs w:val="21"/>
          <w:lang w:eastAsia="en-IN"/>
          <w14:ligatures w14:val="none"/>
        </w:rPr>
        <w:t>&gt;</w:t>
      </w:r>
    </w:p>
    <w:p w14:paraId="42DF0D02"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02F06E"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body</w:t>
      </w:r>
      <w:r w:rsidRPr="00676989">
        <w:rPr>
          <w:rFonts w:ascii="Consolas" w:eastAsia="Times New Roman" w:hAnsi="Consolas" w:cs="Times New Roman"/>
          <w:color w:val="CCCCCC"/>
          <w:kern w:val="0"/>
          <w:sz w:val="21"/>
          <w:szCs w:val="21"/>
          <w:lang w:eastAsia="en-IN"/>
          <w14:ligatures w14:val="none"/>
        </w:rPr>
        <w:t xml:space="preserve"> </w:t>
      </w:r>
      <w:r w:rsidRPr="00676989">
        <w:rPr>
          <w:rFonts w:ascii="Consolas" w:eastAsia="Times New Roman" w:hAnsi="Consolas" w:cs="Times New Roman"/>
          <w:color w:val="9CDCFE"/>
          <w:kern w:val="0"/>
          <w:sz w:val="21"/>
          <w:szCs w:val="21"/>
          <w:lang w:eastAsia="en-IN"/>
          <w14:ligatures w14:val="none"/>
        </w:rPr>
        <w:t>style</w:t>
      </w:r>
      <w:r w:rsidRPr="00676989">
        <w:rPr>
          <w:rFonts w:ascii="Consolas" w:eastAsia="Times New Roman" w:hAnsi="Consolas" w:cs="Times New Roman"/>
          <w:color w:val="CCCCCC"/>
          <w:kern w:val="0"/>
          <w:sz w:val="21"/>
          <w:szCs w:val="21"/>
          <w:lang w:eastAsia="en-IN"/>
          <w14:ligatures w14:val="none"/>
        </w:rPr>
        <w:t>=</w:t>
      </w:r>
      <w:r w:rsidRPr="00676989">
        <w:rPr>
          <w:rFonts w:ascii="Consolas" w:eastAsia="Times New Roman" w:hAnsi="Consolas" w:cs="Times New Roman"/>
          <w:color w:val="CE9178"/>
          <w:kern w:val="0"/>
          <w:sz w:val="21"/>
          <w:szCs w:val="21"/>
          <w:lang w:eastAsia="en-IN"/>
          <w14:ligatures w14:val="none"/>
        </w:rPr>
        <w:t>"text-align:center;"</w:t>
      </w:r>
      <w:r w:rsidRPr="00676989">
        <w:rPr>
          <w:rFonts w:ascii="Consolas" w:eastAsia="Times New Roman" w:hAnsi="Consolas" w:cs="Times New Roman"/>
          <w:color w:val="808080"/>
          <w:kern w:val="0"/>
          <w:sz w:val="21"/>
          <w:szCs w:val="21"/>
          <w:lang w:eastAsia="en-IN"/>
          <w14:ligatures w14:val="none"/>
        </w:rPr>
        <w:t>&gt;</w:t>
      </w:r>
    </w:p>
    <w:p w14:paraId="45CE5240"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363420"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h1</w:t>
      </w:r>
      <w:r w:rsidRPr="00676989">
        <w:rPr>
          <w:rFonts w:ascii="Consolas" w:eastAsia="Times New Roman" w:hAnsi="Consolas" w:cs="Times New Roman"/>
          <w:color w:val="CCCCCC"/>
          <w:kern w:val="0"/>
          <w:sz w:val="21"/>
          <w:szCs w:val="21"/>
          <w:lang w:eastAsia="en-IN"/>
          <w14:ligatures w14:val="none"/>
        </w:rPr>
        <w:t xml:space="preserve"> </w:t>
      </w:r>
      <w:r w:rsidRPr="00676989">
        <w:rPr>
          <w:rFonts w:ascii="Consolas" w:eastAsia="Times New Roman" w:hAnsi="Consolas" w:cs="Times New Roman"/>
          <w:color w:val="9CDCFE"/>
          <w:kern w:val="0"/>
          <w:sz w:val="21"/>
          <w:szCs w:val="21"/>
          <w:lang w:eastAsia="en-IN"/>
          <w14:ligatures w14:val="none"/>
        </w:rPr>
        <w:t>style</w:t>
      </w:r>
      <w:r w:rsidRPr="00676989">
        <w:rPr>
          <w:rFonts w:ascii="Consolas" w:eastAsia="Times New Roman" w:hAnsi="Consolas" w:cs="Times New Roman"/>
          <w:color w:val="CCCCCC"/>
          <w:kern w:val="0"/>
          <w:sz w:val="21"/>
          <w:szCs w:val="21"/>
          <w:lang w:eastAsia="en-IN"/>
          <w14:ligatures w14:val="none"/>
        </w:rPr>
        <w:t>=</w:t>
      </w:r>
      <w:r w:rsidRPr="00676989">
        <w:rPr>
          <w:rFonts w:ascii="Consolas" w:eastAsia="Times New Roman" w:hAnsi="Consolas" w:cs="Times New Roman"/>
          <w:color w:val="CE9178"/>
          <w:kern w:val="0"/>
          <w:sz w:val="21"/>
          <w:szCs w:val="21"/>
          <w:lang w:eastAsia="en-IN"/>
          <w14:ligatures w14:val="none"/>
        </w:rPr>
        <w:t>"color:#a00000;"</w:t>
      </w:r>
      <w:r w:rsidRPr="00676989">
        <w:rPr>
          <w:rFonts w:ascii="Consolas" w:eastAsia="Times New Roman" w:hAnsi="Consolas" w:cs="Times New Roman"/>
          <w:color w:val="808080"/>
          <w:kern w:val="0"/>
          <w:sz w:val="21"/>
          <w:szCs w:val="21"/>
          <w:lang w:eastAsia="en-IN"/>
          <w14:ligatures w14:val="none"/>
        </w:rPr>
        <w:t>&gt;</w:t>
      </w:r>
      <w:r w:rsidRPr="00676989">
        <w:rPr>
          <w:rFonts w:ascii="Consolas" w:eastAsia="Times New Roman" w:hAnsi="Consolas" w:cs="Times New Roman"/>
          <w:color w:val="CCCCCC"/>
          <w:kern w:val="0"/>
          <w:sz w:val="21"/>
          <w:szCs w:val="21"/>
          <w:lang w:eastAsia="en-IN"/>
          <w14:ligatures w14:val="none"/>
        </w:rPr>
        <w:t>Bengaluru Campus</w:t>
      </w: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h1</w:t>
      </w:r>
      <w:r w:rsidRPr="00676989">
        <w:rPr>
          <w:rFonts w:ascii="Consolas" w:eastAsia="Times New Roman" w:hAnsi="Consolas" w:cs="Times New Roman"/>
          <w:color w:val="808080"/>
          <w:kern w:val="0"/>
          <w:sz w:val="21"/>
          <w:szCs w:val="21"/>
          <w:lang w:eastAsia="en-IN"/>
          <w14:ligatures w14:val="none"/>
        </w:rPr>
        <w:t>&gt;</w:t>
      </w:r>
    </w:p>
    <w:p w14:paraId="157A760F"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0FED67"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p</w:t>
      </w:r>
      <w:r w:rsidRPr="00676989">
        <w:rPr>
          <w:rFonts w:ascii="Consolas" w:eastAsia="Times New Roman" w:hAnsi="Consolas" w:cs="Times New Roman"/>
          <w:color w:val="808080"/>
          <w:kern w:val="0"/>
          <w:sz w:val="21"/>
          <w:szCs w:val="21"/>
          <w:lang w:eastAsia="en-IN"/>
          <w14:ligatures w14:val="none"/>
        </w:rPr>
        <w:t>&gt;</w:t>
      </w:r>
    </w:p>
    <w:p w14:paraId="7C13349F"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D6BE69"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Located in India's tech hub, Bengaluru campus offers advanced</w:t>
      </w:r>
    </w:p>
    <w:p w14:paraId="5453855B"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2FCB47"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engineering programs with strong industry connections.</w:t>
      </w:r>
    </w:p>
    <w:p w14:paraId="7B9626C0"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598A49"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p</w:t>
      </w:r>
      <w:r w:rsidRPr="00676989">
        <w:rPr>
          <w:rFonts w:ascii="Consolas" w:eastAsia="Times New Roman" w:hAnsi="Consolas" w:cs="Times New Roman"/>
          <w:color w:val="808080"/>
          <w:kern w:val="0"/>
          <w:sz w:val="21"/>
          <w:szCs w:val="21"/>
          <w:lang w:eastAsia="en-IN"/>
          <w14:ligatures w14:val="none"/>
        </w:rPr>
        <w:t>&gt;</w:t>
      </w:r>
    </w:p>
    <w:p w14:paraId="681AFA25"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FB3F4C"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p</w:t>
      </w:r>
      <w:r w:rsidRPr="00676989">
        <w:rPr>
          <w:rFonts w:ascii="Consolas" w:eastAsia="Times New Roman" w:hAnsi="Consolas" w:cs="Times New Roman"/>
          <w:color w:val="808080"/>
          <w:kern w:val="0"/>
          <w:sz w:val="21"/>
          <w:szCs w:val="21"/>
          <w:lang w:eastAsia="en-IN"/>
          <w14:ligatures w14:val="none"/>
        </w:rPr>
        <w:t>&gt;</w:t>
      </w:r>
    </w:p>
    <w:p w14:paraId="5AB828FD"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095EC7"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 xml:space="preserve">nirf ranking : 8th for university </w:t>
      </w: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br</w:t>
      </w:r>
      <w:r w:rsidRPr="00676989">
        <w:rPr>
          <w:rFonts w:ascii="Consolas" w:eastAsia="Times New Roman" w:hAnsi="Consolas" w:cs="Times New Roman"/>
          <w:color w:val="808080"/>
          <w:kern w:val="0"/>
          <w:sz w:val="21"/>
          <w:szCs w:val="21"/>
          <w:lang w:eastAsia="en-IN"/>
          <w14:ligatures w14:val="none"/>
        </w:rPr>
        <w:t>&gt;</w:t>
      </w:r>
    </w:p>
    <w:p w14:paraId="1085F594"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2AD6D9"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Popular Courses: Robotics, CSE, ECE</w:t>
      </w: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br</w:t>
      </w:r>
      <w:r w:rsidRPr="00676989">
        <w:rPr>
          <w:rFonts w:ascii="Consolas" w:eastAsia="Times New Roman" w:hAnsi="Consolas" w:cs="Times New Roman"/>
          <w:color w:val="808080"/>
          <w:kern w:val="0"/>
          <w:sz w:val="21"/>
          <w:szCs w:val="21"/>
          <w:lang w:eastAsia="en-IN"/>
          <w14:ligatures w14:val="none"/>
        </w:rPr>
        <w:t>&gt;</w:t>
      </w:r>
    </w:p>
    <w:p w14:paraId="4C8149DA"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FB1653"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Facilities: Coding Labs, Innovation Centres</w:t>
      </w: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br</w:t>
      </w:r>
      <w:r w:rsidRPr="00676989">
        <w:rPr>
          <w:rFonts w:ascii="Consolas" w:eastAsia="Times New Roman" w:hAnsi="Consolas" w:cs="Times New Roman"/>
          <w:color w:val="808080"/>
          <w:kern w:val="0"/>
          <w:sz w:val="21"/>
          <w:szCs w:val="21"/>
          <w:lang w:eastAsia="en-IN"/>
          <w14:ligatures w14:val="none"/>
        </w:rPr>
        <w:t>&gt;</w:t>
      </w:r>
    </w:p>
    <w:p w14:paraId="399437BC"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2AE903"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CCCCCC"/>
          <w:kern w:val="0"/>
          <w:sz w:val="21"/>
          <w:szCs w:val="21"/>
          <w:lang w:eastAsia="en-IN"/>
          <w14:ligatures w14:val="none"/>
        </w:rPr>
        <w:t>Focus: Industry Collaboration</w:t>
      </w:r>
    </w:p>
    <w:p w14:paraId="3739D708"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FB1790"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p</w:t>
      </w:r>
      <w:r w:rsidRPr="00676989">
        <w:rPr>
          <w:rFonts w:ascii="Consolas" w:eastAsia="Times New Roman" w:hAnsi="Consolas" w:cs="Times New Roman"/>
          <w:color w:val="808080"/>
          <w:kern w:val="0"/>
          <w:sz w:val="21"/>
          <w:szCs w:val="21"/>
          <w:lang w:eastAsia="en-IN"/>
          <w14:ligatures w14:val="none"/>
        </w:rPr>
        <w:t>&gt;</w:t>
      </w:r>
    </w:p>
    <w:p w14:paraId="7BC3B7FD"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766C75"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img</w:t>
      </w:r>
      <w:r w:rsidRPr="00676989">
        <w:rPr>
          <w:rFonts w:ascii="Consolas" w:eastAsia="Times New Roman" w:hAnsi="Consolas" w:cs="Times New Roman"/>
          <w:color w:val="CCCCCC"/>
          <w:kern w:val="0"/>
          <w:sz w:val="21"/>
          <w:szCs w:val="21"/>
          <w:lang w:eastAsia="en-IN"/>
          <w14:ligatures w14:val="none"/>
        </w:rPr>
        <w:t xml:space="preserve"> </w:t>
      </w:r>
      <w:r w:rsidRPr="00676989">
        <w:rPr>
          <w:rFonts w:ascii="Consolas" w:eastAsia="Times New Roman" w:hAnsi="Consolas" w:cs="Times New Roman"/>
          <w:color w:val="9CDCFE"/>
          <w:kern w:val="0"/>
          <w:sz w:val="21"/>
          <w:szCs w:val="21"/>
          <w:lang w:eastAsia="en-IN"/>
          <w14:ligatures w14:val="none"/>
        </w:rPr>
        <w:t>src</w:t>
      </w:r>
      <w:r w:rsidRPr="00676989">
        <w:rPr>
          <w:rFonts w:ascii="Consolas" w:eastAsia="Times New Roman" w:hAnsi="Consolas" w:cs="Times New Roman"/>
          <w:color w:val="CCCCCC"/>
          <w:kern w:val="0"/>
          <w:sz w:val="21"/>
          <w:szCs w:val="21"/>
          <w:lang w:eastAsia="en-IN"/>
          <w14:ligatures w14:val="none"/>
        </w:rPr>
        <w:t>=</w:t>
      </w:r>
      <w:r w:rsidRPr="00676989">
        <w:rPr>
          <w:rFonts w:ascii="Consolas" w:eastAsia="Times New Roman" w:hAnsi="Consolas" w:cs="Times New Roman"/>
          <w:color w:val="CE9178"/>
          <w:kern w:val="0"/>
          <w:sz w:val="21"/>
          <w:szCs w:val="21"/>
          <w:lang w:eastAsia="en-IN"/>
          <w14:ligatures w14:val="none"/>
        </w:rPr>
        <w:t>"bengaluru.jpg"</w:t>
      </w:r>
      <w:r w:rsidRPr="00676989">
        <w:rPr>
          <w:rFonts w:ascii="Consolas" w:eastAsia="Times New Roman" w:hAnsi="Consolas" w:cs="Times New Roman"/>
          <w:color w:val="CCCCCC"/>
          <w:kern w:val="0"/>
          <w:sz w:val="21"/>
          <w:szCs w:val="21"/>
          <w:lang w:eastAsia="en-IN"/>
          <w14:ligatures w14:val="none"/>
        </w:rPr>
        <w:t xml:space="preserve"> </w:t>
      </w:r>
      <w:r w:rsidRPr="00676989">
        <w:rPr>
          <w:rFonts w:ascii="Consolas" w:eastAsia="Times New Roman" w:hAnsi="Consolas" w:cs="Times New Roman"/>
          <w:color w:val="9CDCFE"/>
          <w:kern w:val="0"/>
          <w:sz w:val="21"/>
          <w:szCs w:val="21"/>
          <w:lang w:eastAsia="en-IN"/>
          <w14:ligatures w14:val="none"/>
        </w:rPr>
        <w:t>width</w:t>
      </w:r>
      <w:r w:rsidRPr="00676989">
        <w:rPr>
          <w:rFonts w:ascii="Consolas" w:eastAsia="Times New Roman" w:hAnsi="Consolas" w:cs="Times New Roman"/>
          <w:color w:val="CCCCCC"/>
          <w:kern w:val="0"/>
          <w:sz w:val="21"/>
          <w:szCs w:val="21"/>
          <w:lang w:eastAsia="en-IN"/>
          <w14:ligatures w14:val="none"/>
        </w:rPr>
        <w:t>=</w:t>
      </w:r>
      <w:r w:rsidRPr="00676989">
        <w:rPr>
          <w:rFonts w:ascii="Consolas" w:eastAsia="Times New Roman" w:hAnsi="Consolas" w:cs="Times New Roman"/>
          <w:color w:val="CE9178"/>
          <w:kern w:val="0"/>
          <w:sz w:val="21"/>
          <w:szCs w:val="21"/>
          <w:lang w:eastAsia="en-IN"/>
          <w14:ligatures w14:val="none"/>
        </w:rPr>
        <w:t>"450"</w:t>
      </w:r>
      <w:r w:rsidRPr="00676989">
        <w:rPr>
          <w:rFonts w:ascii="Consolas" w:eastAsia="Times New Roman" w:hAnsi="Consolas" w:cs="Times New Roman"/>
          <w:color w:val="CCCCCC"/>
          <w:kern w:val="0"/>
          <w:sz w:val="21"/>
          <w:szCs w:val="21"/>
          <w:lang w:eastAsia="en-IN"/>
          <w14:ligatures w14:val="none"/>
        </w:rPr>
        <w:t xml:space="preserve"> </w:t>
      </w:r>
      <w:r w:rsidRPr="00676989">
        <w:rPr>
          <w:rFonts w:ascii="Consolas" w:eastAsia="Times New Roman" w:hAnsi="Consolas" w:cs="Times New Roman"/>
          <w:color w:val="9CDCFE"/>
          <w:kern w:val="0"/>
          <w:sz w:val="21"/>
          <w:szCs w:val="21"/>
          <w:lang w:eastAsia="en-IN"/>
          <w14:ligatures w14:val="none"/>
        </w:rPr>
        <w:t>style</w:t>
      </w:r>
      <w:r w:rsidRPr="00676989">
        <w:rPr>
          <w:rFonts w:ascii="Consolas" w:eastAsia="Times New Roman" w:hAnsi="Consolas" w:cs="Times New Roman"/>
          <w:color w:val="CCCCCC"/>
          <w:kern w:val="0"/>
          <w:sz w:val="21"/>
          <w:szCs w:val="21"/>
          <w:lang w:eastAsia="en-IN"/>
          <w14:ligatures w14:val="none"/>
        </w:rPr>
        <w:t>=</w:t>
      </w:r>
      <w:r w:rsidRPr="00676989">
        <w:rPr>
          <w:rFonts w:ascii="Consolas" w:eastAsia="Times New Roman" w:hAnsi="Consolas" w:cs="Times New Roman"/>
          <w:color w:val="CE9178"/>
          <w:kern w:val="0"/>
          <w:sz w:val="21"/>
          <w:szCs w:val="21"/>
          <w:lang w:eastAsia="en-IN"/>
          <w14:ligatures w14:val="none"/>
        </w:rPr>
        <w:t>"border-radius:15px;"</w:t>
      </w:r>
      <w:r w:rsidRPr="00676989">
        <w:rPr>
          <w:rFonts w:ascii="Consolas" w:eastAsia="Times New Roman" w:hAnsi="Consolas" w:cs="Times New Roman"/>
          <w:color w:val="808080"/>
          <w:kern w:val="0"/>
          <w:sz w:val="21"/>
          <w:szCs w:val="21"/>
          <w:lang w:eastAsia="en-IN"/>
          <w14:ligatures w14:val="none"/>
        </w:rPr>
        <w:t>&gt;</w:t>
      </w:r>
    </w:p>
    <w:p w14:paraId="402B8E9C"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0AC2CC"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body</w:t>
      </w:r>
      <w:r w:rsidRPr="00676989">
        <w:rPr>
          <w:rFonts w:ascii="Consolas" w:eastAsia="Times New Roman" w:hAnsi="Consolas" w:cs="Times New Roman"/>
          <w:color w:val="808080"/>
          <w:kern w:val="0"/>
          <w:sz w:val="21"/>
          <w:szCs w:val="21"/>
          <w:lang w:eastAsia="en-IN"/>
          <w14:ligatures w14:val="none"/>
        </w:rPr>
        <w:t>&gt;</w:t>
      </w:r>
    </w:p>
    <w:p w14:paraId="51DFFAED"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AA48BE" w14:textId="77777777" w:rsidR="00676989" w:rsidRPr="00676989" w:rsidRDefault="00676989" w:rsidP="0067698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6989">
        <w:rPr>
          <w:rFonts w:ascii="Consolas" w:eastAsia="Times New Roman" w:hAnsi="Consolas" w:cs="Times New Roman"/>
          <w:color w:val="808080"/>
          <w:kern w:val="0"/>
          <w:sz w:val="21"/>
          <w:szCs w:val="21"/>
          <w:lang w:eastAsia="en-IN"/>
          <w14:ligatures w14:val="none"/>
        </w:rPr>
        <w:t>&lt;/</w:t>
      </w:r>
      <w:r w:rsidRPr="00676989">
        <w:rPr>
          <w:rFonts w:ascii="Consolas" w:eastAsia="Times New Roman" w:hAnsi="Consolas" w:cs="Times New Roman"/>
          <w:color w:val="569CD6"/>
          <w:kern w:val="0"/>
          <w:sz w:val="21"/>
          <w:szCs w:val="21"/>
          <w:lang w:eastAsia="en-IN"/>
          <w14:ligatures w14:val="none"/>
        </w:rPr>
        <w:t>html</w:t>
      </w:r>
      <w:r w:rsidRPr="00676989">
        <w:rPr>
          <w:rFonts w:ascii="Consolas" w:eastAsia="Times New Roman" w:hAnsi="Consolas" w:cs="Times New Roman"/>
          <w:color w:val="808080"/>
          <w:kern w:val="0"/>
          <w:sz w:val="21"/>
          <w:szCs w:val="21"/>
          <w:lang w:eastAsia="en-IN"/>
          <w14:ligatures w14:val="none"/>
        </w:rPr>
        <w:t>&gt;</w:t>
      </w:r>
    </w:p>
    <w:p w14:paraId="639820EC" w14:textId="57B5510D" w:rsidR="0032079F" w:rsidRDefault="0032079F" w:rsidP="00A40215">
      <w:pPr>
        <w:tabs>
          <w:tab w:val="left" w:pos="1068"/>
        </w:tabs>
        <w:rPr>
          <w:rFonts w:ascii="Aptos" w:hAnsi="Aptos"/>
          <w:sz w:val="48"/>
          <w:szCs w:val="48"/>
        </w:rPr>
      </w:pPr>
    </w:p>
    <w:p w14:paraId="48F85B11" w14:textId="61496FA1" w:rsidR="00C92FAC" w:rsidRDefault="00820AA2" w:rsidP="00342B3B">
      <w:pPr>
        <w:tabs>
          <w:tab w:val="left" w:pos="1068"/>
        </w:tabs>
        <w:rPr>
          <w:rFonts w:ascii="Aptos" w:hAnsi="Aptos"/>
          <w:sz w:val="48"/>
          <w:szCs w:val="48"/>
        </w:rPr>
      </w:pPr>
      <w:r>
        <w:rPr>
          <w:rFonts w:ascii="Aptos" w:hAnsi="Aptos"/>
          <w:sz w:val="48"/>
          <w:szCs w:val="48"/>
        </w:rPr>
        <w:t>CHENNAI.HTML:</w:t>
      </w:r>
    </w:p>
    <w:p w14:paraId="64A2AC66"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DOCTYPE</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html</w:t>
      </w:r>
      <w:r w:rsidRPr="00820AA2">
        <w:rPr>
          <w:rFonts w:ascii="Consolas" w:eastAsia="Times New Roman" w:hAnsi="Consolas" w:cs="Times New Roman"/>
          <w:color w:val="808080"/>
          <w:kern w:val="0"/>
          <w:sz w:val="21"/>
          <w:szCs w:val="21"/>
          <w:lang w:eastAsia="en-IN"/>
          <w14:ligatures w14:val="none"/>
        </w:rPr>
        <w:t>&gt;</w:t>
      </w:r>
    </w:p>
    <w:p w14:paraId="4FBCBCDD"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A65523"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html</w:t>
      </w:r>
      <w:r w:rsidRPr="00820AA2">
        <w:rPr>
          <w:rFonts w:ascii="Consolas" w:eastAsia="Times New Roman" w:hAnsi="Consolas" w:cs="Times New Roman"/>
          <w:color w:val="808080"/>
          <w:kern w:val="0"/>
          <w:sz w:val="21"/>
          <w:szCs w:val="21"/>
          <w:lang w:eastAsia="en-IN"/>
          <w14:ligatures w14:val="none"/>
        </w:rPr>
        <w:t>&gt;</w:t>
      </w:r>
    </w:p>
    <w:p w14:paraId="061CD3F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FB8F2F"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body</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style</w:t>
      </w:r>
      <w:r w:rsidRPr="00820AA2">
        <w:rPr>
          <w:rFonts w:ascii="Consolas" w:eastAsia="Times New Roman" w:hAnsi="Consolas" w:cs="Times New Roman"/>
          <w:color w:val="CCCCCC"/>
          <w:kern w:val="0"/>
          <w:sz w:val="21"/>
          <w:szCs w:val="21"/>
          <w:lang w:eastAsia="en-IN"/>
          <w14:ligatures w14:val="none"/>
        </w:rPr>
        <w:t>=</w:t>
      </w:r>
      <w:r w:rsidRPr="00820AA2">
        <w:rPr>
          <w:rFonts w:ascii="Consolas" w:eastAsia="Times New Roman" w:hAnsi="Consolas" w:cs="Times New Roman"/>
          <w:color w:val="CE9178"/>
          <w:kern w:val="0"/>
          <w:sz w:val="21"/>
          <w:szCs w:val="21"/>
          <w:lang w:eastAsia="en-IN"/>
          <w14:ligatures w14:val="none"/>
        </w:rPr>
        <w:t>"text-align:center;"</w:t>
      </w:r>
      <w:r w:rsidRPr="00820AA2">
        <w:rPr>
          <w:rFonts w:ascii="Consolas" w:eastAsia="Times New Roman" w:hAnsi="Consolas" w:cs="Times New Roman"/>
          <w:color w:val="808080"/>
          <w:kern w:val="0"/>
          <w:sz w:val="21"/>
          <w:szCs w:val="21"/>
          <w:lang w:eastAsia="en-IN"/>
          <w14:ligatures w14:val="none"/>
        </w:rPr>
        <w:t>&gt;</w:t>
      </w:r>
    </w:p>
    <w:p w14:paraId="3FB0AE41"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19C595"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h1</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style</w:t>
      </w:r>
      <w:r w:rsidRPr="00820AA2">
        <w:rPr>
          <w:rFonts w:ascii="Consolas" w:eastAsia="Times New Roman" w:hAnsi="Consolas" w:cs="Times New Roman"/>
          <w:color w:val="CCCCCC"/>
          <w:kern w:val="0"/>
          <w:sz w:val="21"/>
          <w:szCs w:val="21"/>
          <w:lang w:eastAsia="en-IN"/>
          <w14:ligatures w14:val="none"/>
        </w:rPr>
        <w:t>=</w:t>
      </w:r>
      <w:r w:rsidRPr="00820AA2">
        <w:rPr>
          <w:rFonts w:ascii="Consolas" w:eastAsia="Times New Roman" w:hAnsi="Consolas" w:cs="Times New Roman"/>
          <w:color w:val="CE9178"/>
          <w:kern w:val="0"/>
          <w:sz w:val="21"/>
          <w:szCs w:val="21"/>
          <w:lang w:eastAsia="en-IN"/>
          <w14:ligatures w14:val="none"/>
        </w:rPr>
        <w:t>"color:#a00000;"</w:t>
      </w:r>
      <w:r w:rsidRPr="00820AA2">
        <w:rPr>
          <w:rFonts w:ascii="Consolas" w:eastAsia="Times New Roman" w:hAnsi="Consolas" w:cs="Times New Roman"/>
          <w:color w:val="808080"/>
          <w:kern w:val="0"/>
          <w:sz w:val="21"/>
          <w:szCs w:val="21"/>
          <w:lang w:eastAsia="en-IN"/>
          <w14:ligatures w14:val="none"/>
        </w:rPr>
        <w:t>&gt;</w:t>
      </w:r>
      <w:r w:rsidRPr="00820AA2">
        <w:rPr>
          <w:rFonts w:ascii="Consolas" w:eastAsia="Times New Roman" w:hAnsi="Consolas" w:cs="Times New Roman"/>
          <w:color w:val="CCCCCC"/>
          <w:kern w:val="0"/>
          <w:sz w:val="21"/>
          <w:szCs w:val="21"/>
          <w:lang w:eastAsia="en-IN"/>
          <w14:ligatures w14:val="none"/>
        </w:rPr>
        <w:t>Chennai Campus</w:t>
      </w: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h1</w:t>
      </w:r>
      <w:r w:rsidRPr="00820AA2">
        <w:rPr>
          <w:rFonts w:ascii="Consolas" w:eastAsia="Times New Roman" w:hAnsi="Consolas" w:cs="Times New Roman"/>
          <w:color w:val="808080"/>
          <w:kern w:val="0"/>
          <w:sz w:val="21"/>
          <w:szCs w:val="21"/>
          <w:lang w:eastAsia="en-IN"/>
          <w14:ligatures w14:val="none"/>
        </w:rPr>
        <w:t>&gt;</w:t>
      </w:r>
    </w:p>
    <w:p w14:paraId="0FBDDA65"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701283"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p</w:t>
      </w:r>
      <w:r w:rsidRPr="00820AA2">
        <w:rPr>
          <w:rFonts w:ascii="Consolas" w:eastAsia="Times New Roman" w:hAnsi="Consolas" w:cs="Times New Roman"/>
          <w:color w:val="808080"/>
          <w:kern w:val="0"/>
          <w:sz w:val="21"/>
          <w:szCs w:val="21"/>
          <w:lang w:eastAsia="en-IN"/>
          <w14:ligatures w14:val="none"/>
        </w:rPr>
        <w:t>&gt;</w:t>
      </w:r>
    </w:p>
    <w:p w14:paraId="4382D97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DCCA8D"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Chennai campus provides top-quality computing and management education</w:t>
      </w:r>
    </w:p>
    <w:p w14:paraId="6A5343E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602BF1"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with modern infrastructure.</w:t>
      </w:r>
    </w:p>
    <w:p w14:paraId="5F82732C"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8948C9"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lastRenderedPageBreak/>
        <w:t>&lt;/</w:t>
      </w:r>
      <w:r w:rsidRPr="00820AA2">
        <w:rPr>
          <w:rFonts w:ascii="Consolas" w:eastAsia="Times New Roman" w:hAnsi="Consolas" w:cs="Times New Roman"/>
          <w:color w:val="569CD6"/>
          <w:kern w:val="0"/>
          <w:sz w:val="21"/>
          <w:szCs w:val="21"/>
          <w:lang w:eastAsia="en-IN"/>
          <w14:ligatures w14:val="none"/>
        </w:rPr>
        <w:t>p</w:t>
      </w:r>
      <w:r w:rsidRPr="00820AA2">
        <w:rPr>
          <w:rFonts w:ascii="Consolas" w:eastAsia="Times New Roman" w:hAnsi="Consolas" w:cs="Times New Roman"/>
          <w:color w:val="808080"/>
          <w:kern w:val="0"/>
          <w:sz w:val="21"/>
          <w:szCs w:val="21"/>
          <w:lang w:eastAsia="en-IN"/>
          <w14:ligatures w14:val="none"/>
        </w:rPr>
        <w:t>&gt;</w:t>
      </w:r>
    </w:p>
    <w:p w14:paraId="6FBA0CC6"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890C41"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p</w:t>
      </w:r>
      <w:r w:rsidRPr="00820AA2">
        <w:rPr>
          <w:rFonts w:ascii="Consolas" w:eastAsia="Times New Roman" w:hAnsi="Consolas" w:cs="Times New Roman"/>
          <w:color w:val="808080"/>
          <w:kern w:val="0"/>
          <w:sz w:val="21"/>
          <w:szCs w:val="21"/>
          <w:lang w:eastAsia="en-IN"/>
          <w14:ligatures w14:val="none"/>
        </w:rPr>
        <w:t>&gt;</w:t>
      </w:r>
    </w:p>
    <w:p w14:paraId="57A7EB0F"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F1894C"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nirf ranking : 8th for university</w:t>
      </w: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br</w:t>
      </w:r>
      <w:r w:rsidRPr="00820AA2">
        <w:rPr>
          <w:rFonts w:ascii="Consolas" w:eastAsia="Times New Roman" w:hAnsi="Consolas" w:cs="Times New Roman"/>
          <w:color w:val="808080"/>
          <w:kern w:val="0"/>
          <w:sz w:val="21"/>
          <w:szCs w:val="21"/>
          <w:lang w:eastAsia="en-IN"/>
          <w14:ligatures w14:val="none"/>
        </w:rPr>
        <w:t>&gt;</w:t>
      </w:r>
    </w:p>
    <w:p w14:paraId="502D033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E08627"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Popular Courses: IT, MBA, Electronics</w:t>
      </w: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br</w:t>
      </w:r>
      <w:r w:rsidRPr="00820AA2">
        <w:rPr>
          <w:rFonts w:ascii="Consolas" w:eastAsia="Times New Roman" w:hAnsi="Consolas" w:cs="Times New Roman"/>
          <w:color w:val="808080"/>
          <w:kern w:val="0"/>
          <w:sz w:val="21"/>
          <w:szCs w:val="21"/>
          <w:lang w:eastAsia="en-IN"/>
          <w14:ligatures w14:val="none"/>
        </w:rPr>
        <w:t>&gt;</w:t>
      </w:r>
    </w:p>
    <w:p w14:paraId="6587831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BC41E0"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Facilities: Digital Library, Placement Cell</w:t>
      </w: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br</w:t>
      </w:r>
      <w:r w:rsidRPr="00820AA2">
        <w:rPr>
          <w:rFonts w:ascii="Consolas" w:eastAsia="Times New Roman" w:hAnsi="Consolas" w:cs="Times New Roman"/>
          <w:color w:val="808080"/>
          <w:kern w:val="0"/>
          <w:sz w:val="21"/>
          <w:szCs w:val="21"/>
          <w:lang w:eastAsia="en-IN"/>
          <w14:ligatures w14:val="none"/>
        </w:rPr>
        <w:t>&gt;</w:t>
      </w:r>
    </w:p>
    <w:p w14:paraId="4337FD46"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FC4A88"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CCCCCC"/>
          <w:kern w:val="0"/>
          <w:sz w:val="21"/>
          <w:szCs w:val="21"/>
          <w:lang w:eastAsia="en-IN"/>
          <w14:ligatures w14:val="none"/>
        </w:rPr>
        <w:t>Focus: Career Development</w:t>
      </w:r>
    </w:p>
    <w:p w14:paraId="4AC43705"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7F9F12"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p</w:t>
      </w:r>
      <w:r w:rsidRPr="00820AA2">
        <w:rPr>
          <w:rFonts w:ascii="Consolas" w:eastAsia="Times New Roman" w:hAnsi="Consolas" w:cs="Times New Roman"/>
          <w:color w:val="808080"/>
          <w:kern w:val="0"/>
          <w:sz w:val="21"/>
          <w:szCs w:val="21"/>
          <w:lang w:eastAsia="en-IN"/>
          <w14:ligatures w14:val="none"/>
        </w:rPr>
        <w:t>&gt;</w:t>
      </w:r>
    </w:p>
    <w:p w14:paraId="0F0650BB"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53CB96"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img</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src</w:t>
      </w:r>
      <w:r w:rsidRPr="00820AA2">
        <w:rPr>
          <w:rFonts w:ascii="Consolas" w:eastAsia="Times New Roman" w:hAnsi="Consolas" w:cs="Times New Roman"/>
          <w:color w:val="CCCCCC"/>
          <w:kern w:val="0"/>
          <w:sz w:val="21"/>
          <w:szCs w:val="21"/>
          <w:lang w:eastAsia="en-IN"/>
          <w14:ligatures w14:val="none"/>
        </w:rPr>
        <w:t>=</w:t>
      </w:r>
      <w:r w:rsidRPr="00820AA2">
        <w:rPr>
          <w:rFonts w:ascii="Consolas" w:eastAsia="Times New Roman" w:hAnsi="Consolas" w:cs="Times New Roman"/>
          <w:color w:val="CE9178"/>
          <w:kern w:val="0"/>
          <w:sz w:val="21"/>
          <w:szCs w:val="21"/>
          <w:lang w:eastAsia="en-IN"/>
          <w14:ligatures w14:val="none"/>
        </w:rPr>
        <w:t>"chennai.jpg"</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width</w:t>
      </w:r>
      <w:r w:rsidRPr="00820AA2">
        <w:rPr>
          <w:rFonts w:ascii="Consolas" w:eastAsia="Times New Roman" w:hAnsi="Consolas" w:cs="Times New Roman"/>
          <w:color w:val="CCCCCC"/>
          <w:kern w:val="0"/>
          <w:sz w:val="21"/>
          <w:szCs w:val="21"/>
          <w:lang w:eastAsia="en-IN"/>
          <w14:ligatures w14:val="none"/>
        </w:rPr>
        <w:t>=</w:t>
      </w:r>
      <w:r w:rsidRPr="00820AA2">
        <w:rPr>
          <w:rFonts w:ascii="Consolas" w:eastAsia="Times New Roman" w:hAnsi="Consolas" w:cs="Times New Roman"/>
          <w:color w:val="CE9178"/>
          <w:kern w:val="0"/>
          <w:sz w:val="21"/>
          <w:szCs w:val="21"/>
          <w:lang w:eastAsia="en-IN"/>
          <w14:ligatures w14:val="none"/>
        </w:rPr>
        <w:t>"450"</w:t>
      </w:r>
      <w:r w:rsidRPr="00820AA2">
        <w:rPr>
          <w:rFonts w:ascii="Consolas" w:eastAsia="Times New Roman" w:hAnsi="Consolas" w:cs="Times New Roman"/>
          <w:color w:val="CCCCCC"/>
          <w:kern w:val="0"/>
          <w:sz w:val="21"/>
          <w:szCs w:val="21"/>
          <w:lang w:eastAsia="en-IN"/>
          <w14:ligatures w14:val="none"/>
        </w:rPr>
        <w:t xml:space="preserve"> </w:t>
      </w:r>
      <w:r w:rsidRPr="00820AA2">
        <w:rPr>
          <w:rFonts w:ascii="Consolas" w:eastAsia="Times New Roman" w:hAnsi="Consolas" w:cs="Times New Roman"/>
          <w:color w:val="9CDCFE"/>
          <w:kern w:val="0"/>
          <w:sz w:val="21"/>
          <w:szCs w:val="21"/>
          <w:lang w:eastAsia="en-IN"/>
          <w14:ligatures w14:val="none"/>
        </w:rPr>
        <w:t>style</w:t>
      </w:r>
      <w:r w:rsidRPr="00820AA2">
        <w:rPr>
          <w:rFonts w:ascii="Consolas" w:eastAsia="Times New Roman" w:hAnsi="Consolas" w:cs="Times New Roman"/>
          <w:color w:val="CCCCCC"/>
          <w:kern w:val="0"/>
          <w:sz w:val="21"/>
          <w:szCs w:val="21"/>
          <w:lang w:eastAsia="en-IN"/>
          <w14:ligatures w14:val="none"/>
        </w:rPr>
        <w:t>=</w:t>
      </w:r>
      <w:r w:rsidRPr="00820AA2">
        <w:rPr>
          <w:rFonts w:ascii="Consolas" w:eastAsia="Times New Roman" w:hAnsi="Consolas" w:cs="Times New Roman"/>
          <w:color w:val="CE9178"/>
          <w:kern w:val="0"/>
          <w:sz w:val="21"/>
          <w:szCs w:val="21"/>
          <w:lang w:eastAsia="en-IN"/>
          <w14:ligatures w14:val="none"/>
        </w:rPr>
        <w:t>"border-radius:15px;"</w:t>
      </w:r>
      <w:r w:rsidRPr="00820AA2">
        <w:rPr>
          <w:rFonts w:ascii="Consolas" w:eastAsia="Times New Roman" w:hAnsi="Consolas" w:cs="Times New Roman"/>
          <w:color w:val="808080"/>
          <w:kern w:val="0"/>
          <w:sz w:val="21"/>
          <w:szCs w:val="21"/>
          <w:lang w:eastAsia="en-IN"/>
          <w14:ligatures w14:val="none"/>
        </w:rPr>
        <w:t>&gt;</w:t>
      </w:r>
    </w:p>
    <w:p w14:paraId="29B5EF11"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A13425"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body</w:t>
      </w:r>
      <w:r w:rsidRPr="00820AA2">
        <w:rPr>
          <w:rFonts w:ascii="Consolas" w:eastAsia="Times New Roman" w:hAnsi="Consolas" w:cs="Times New Roman"/>
          <w:color w:val="808080"/>
          <w:kern w:val="0"/>
          <w:sz w:val="21"/>
          <w:szCs w:val="21"/>
          <w:lang w:eastAsia="en-IN"/>
          <w14:ligatures w14:val="none"/>
        </w:rPr>
        <w:t>&gt;</w:t>
      </w:r>
    </w:p>
    <w:p w14:paraId="1A5A56EC"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C5494B" w14:textId="77777777" w:rsidR="00820AA2" w:rsidRPr="00820AA2" w:rsidRDefault="00820AA2" w:rsidP="00820A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0AA2">
        <w:rPr>
          <w:rFonts w:ascii="Consolas" w:eastAsia="Times New Roman" w:hAnsi="Consolas" w:cs="Times New Roman"/>
          <w:color w:val="808080"/>
          <w:kern w:val="0"/>
          <w:sz w:val="21"/>
          <w:szCs w:val="21"/>
          <w:lang w:eastAsia="en-IN"/>
          <w14:ligatures w14:val="none"/>
        </w:rPr>
        <w:t>&lt;/</w:t>
      </w:r>
      <w:r w:rsidRPr="00820AA2">
        <w:rPr>
          <w:rFonts w:ascii="Consolas" w:eastAsia="Times New Roman" w:hAnsi="Consolas" w:cs="Times New Roman"/>
          <w:color w:val="569CD6"/>
          <w:kern w:val="0"/>
          <w:sz w:val="21"/>
          <w:szCs w:val="21"/>
          <w:lang w:eastAsia="en-IN"/>
          <w14:ligatures w14:val="none"/>
        </w:rPr>
        <w:t>html</w:t>
      </w:r>
      <w:r w:rsidRPr="00820AA2">
        <w:rPr>
          <w:rFonts w:ascii="Consolas" w:eastAsia="Times New Roman" w:hAnsi="Consolas" w:cs="Times New Roman"/>
          <w:color w:val="808080"/>
          <w:kern w:val="0"/>
          <w:sz w:val="21"/>
          <w:szCs w:val="21"/>
          <w:lang w:eastAsia="en-IN"/>
          <w14:ligatures w14:val="none"/>
        </w:rPr>
        <w:t>&gt;</w:t>
      </w:r>
    </w:p>
    <w:p w14:paraId="5FA6DC88" w14:textId="77777777" w:rsidR="00820AA2" w:rsidRDefault="00820AA2" w:rsidP="00342B3B">
      <w:pPr>
        <w:tabs>
          <w:tab w:val="left" w:pos="1068"/>
        </w:tabs>
        <w:rPr>
          <w:rFonts w:ascii="Aptos" w:hAnsi="Aptos"/>
          <w:sz w:val="48"/>
          <w:szCs w:val="48"/>
        </w:rPr>
      </w:pPr>
    </w:p>
    <w:p w14:paraId="52917623" w14:textId="2009B02D" w:rsidR="00820AA2" w:rsidRDefault="0031547F" w:rsidP="00342B3B">
      <w:pPr>
        <w:tabs>
          <w:tab w:val="left" w:pos="1068"/>
        </w:tabs>
        <w:rPr>
          <w:rFonts w:ascii="Aptos" w:hAnsi="Aptos"/>
          <w:sz w:val="48"/>
          <w:szCs w:val="48"/>
        </w:rPr>
      </w:pPr>
      <w:r>
        <w:rPr>
          <w:rFonts w:ascii="Aptos" w:hAnsi="Aptos"/>
          <w:sz w:val="48"/>
          <w:szCs w:val="48"/>
        </w:rPr>
        <w:t>COIMBATORE.HTML:</w:t>
      </w:r>
    </w:p>
    <w:p w14:paraId="48EA6466"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DOCTYPE</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html</w:t>
      </w:r>
      <w:r w:rsidRPr="0031547F">
        <w:rPr>
          <w:rFonts w:ascii="Consolas" w:eastAsia="Times New Roman" w:hAnsi="Consolas" w:cs="Times New Roman"/>
          <w:color w:val="808080"/>
          <w:kern w:val="0"/>
          <w:sz w:val="21"/>
          <w:szCs w:val="21"/>
          <w:lang w:eastAsia="en-IN"/>
          <w14:ligatures w14:val="none"/>
        </w:rPr>
        <w:t>&gt;</w:t>
      </w:r>
    </w:p>
    <w:p w14:paraId="631A6D3A"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DD318D"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html</w:t>
      </w:r>
      <w:r w:rsidRPr="0031547F">
        <w:rPr>
          <w:rFonts w:ascii="Consolas" w:eastAsia="Times New Roman" w:hAnsi="Consolas" w:cs="Times New Roman"/>
          <w:color w:val="808080"/>
          <w:kern w:val="0"/>
          <w:sz w:val="21"/>
          <w:szCs w:val="21"/>
          <w:lang w:eastAsia="en-IN"/>
          <w14:ligatures w14:val="none"/>
        </w:rPr>
        <w:t>&gt;</w:t>
      </w:r>
    </w:p>
    <w:p w14:paraId="4BC29BC7"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DF0BEC"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body</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style</w:t>
      </w:r>
      <w:r w:rsidRPr="0031547F">
        <w:rPr>
          <w:rFonts w:ascii="Consolas" w:eastAsia="Times New Roman" w:hAnsi="Consolas" w:cs="Times New Roman"/>
          <w:color w:val="CCCCCC"/>
          <w:kern w:val="0"/>
          <w:sz w:val="21"/>
          <w:szCs w:val="21"/>
          <w:lang w:eastAsia="en-IN"/>
          <w14:ligatures w14:val="none"/>
        </w:rPr>
        <w:t>=</w:t>
      </w:r>
      <w:r w:rsidRPr="0031547F">
        <w:rPr>
          <w:rFonts w:ascii="Consolas" w:eastAsia="Times New Roman" w:hAnsi="Consolas" w:cs="Times New Roman"/>
          <w:color w:val="CE9178"/>
          <w:kern w:val="0"/>
          <w:sz w:val="21"/>
          <w:szCs w:val="21"/>
          <w:lang w:eastAsia="en-IN"/>
          <w14:ligatures w14:val="none"/>
        </w:rPr>
        <w:t>"text-align:center;"</w:t>
      </w:r>
      <w:r w:rsidRPr="0031547F">
        <w:rPr>
          <w:rFonts w:ascii="Consolas" w:eastAsia="Times New Roman" w:hAnsi="Consolas" w:cs="Times New Roman"/>
          <w:color w:val="808080"/>
          <w:kern w:val="0"/>
          <w:sz w:val="21"/>
          <w:szCs w:val="21"/>
          <w:lang w:eastAsia="en-IN"/>
          <w14:ligatures w14:val="none"/>
        </w:rPr>
        <w:t>&gt;</w:t>
      </w:r>
    </w:p>
    <w:p w14:paraId="1ED8FC0F"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4A7C15"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h1</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style</w:t>
      </w:r>
      <w:r w:rsidRPr="0031547F">
        <w:rPr>
          <w:rFonts w:ascii="Consolas" w:eastAsia="Times New Roman" w:hAnsi="Consolas" w:cs="Times New Roman"/>
          <w:color w:val="CCCCCC"/>
          <w:kern w:val="0"/>
          <w:sz w:val="21"/>
          <w:szCs w:val="21"/>
          <w:lang w:eastAsia="en-IN"/>
          <w14:ligatures w14:val="none"/>
        </w:rPr>
        <w:t>=</w:t>
      </w:r>
      <w:r w:rsidRPr="0031547F">
        <w:rPr>
          <w:rFonts w:ascii="Consolas" w:eastAsia="Times New Roman" w:hAnsi="Consolas" w:cs="Times New Roman"/>
          <w:color w:val="CE9178"/>
          <w:kern w:val="0"/>
          <w:sz w:val="21"/>
          <w:szCs w:val="21"/>
          <w:lang w:eastAsia="en-IN"/>
          <w14:ligatures w14:val="none"/>
        </w:rPr>
        <w:t>"color:#a00000;"</w:t>
      </w:r>
      <w:r w:rsidRPr="0031547F">
        <w:rPr>
          <w:rFonts w:ascii="Consolas" w:eastAsia="Times New Roman" w:hAnsi="Consolas" w:cs="Times New Roman"/>
          <w:color w:val="808080"/>
          <w:kern w:val="0"/>
          <w:sz w:val="21"/>
          <w:szCs w:val="21"/>
          <w:lang w:eastAsia="en-IN"/>
          <w14:ligatures w14:val="none"/>
        </w:rPr>
        <w:t>&gt;</w:t>
      </w:r>
      <w:r w:rsidRPr="0031547F">
        <w:rPr>
          <w:rFonts w:ascii="Consolas" w:eastAsia="Times New Roman" w:hAnsi="Consolas" w:cs="Times New Roman"/>
          <w:color w:val="CCCCCC"/>
          <w:kern w:val="0"/>
          <w:sz w:val="21"/>
          <w:szCs w:val="21"/>
          <w:lang w:eastAsia="en-IN"/>
          <w14:ligatures w14:val="none"/>
        </w:rPr>
        <w:t>Coimbatore Campus</w:t>
      </w: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h1</w:t>
      </w:r>
      <w:r w:rsidRPr="0031547F">
        <w:rPr>
          <w:rFonts w:ascii="Consolas" w:eastAsia="Times New Roman" w:hAnsi="Consolas" w:cs="Times New Roman"/>
          <w:color w:val="808080"/>
          <w:kern w:val="0"/>
          <w:sz w:val="21"/>
          <w:szCs w:val="21"/>
          <w:lang w:eastAsia="en-IN"/>
          <w14:ligatures w14:val="none"/>
        </w:rPr>
        <w:t>&gt;</w:t>
      </w:r>
    </w:p>
    <w:p w14:paraId="1586E0B0"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66761C"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p</w:t>
      </w:r>
      <w:r w:rsidRPr="0031547F">
        <w:rPr>
          <w:rFonts w:ascii="Consolas" w:eastAsia="Times New Roman" w:hAnsi="Consolas" w:cs="Times New Roman"/>
          <w:color w:val="808080"/>
          <w:kern w:val="0"/>
          <w:sz w:val="21"/>
          <w:szCs w:val="21"/>
          <w:lang w:eastAsia="en-IN"/>
          <w14:ligatures w14:val="none"/>
        </w:rPr>
        <w:t>&gt;</w:t>
      </w:r>
    </w:p>
    <w:p w14:paraId="5FCDF686"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775150"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CCCCCC"/>
          <w:kern w:val="0"/>
          <w:sz w:val="21"/>
          <w:szCs w:val="21"/>
          <w:lang w:eastAsia="en-IN"/>
          <w14:ligatures w14:val="none"/>
        </w:rPr>
        <w:t>The massive 450-acre headquarters known for its top-tier engineering programs and lush, eco-friendly "oasis" setting.</w:t>
      </w:r>
    </w:p>
    <w:p w14:paraId="2B7753B7"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D34B74"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p</w:t>
      </w:r>
      <w:r w:rsidRPr="0031547F">
        <w:rPr>
          <w:rFonts w:ascii="Consolas" w:eastAsia="Times New Roman" w:hAnsi="Consolas" w:cs="Times New Roman"/>
          <w:color w:val="808080"/>
          <w:kern w:val="0"/>
          <w:sz w:val="21"/>
          <w:szCs w:val="21"/>
          <w:lang w:eastAsia="en-IN"/>
          <w14:ligatures w14:val="none"/>
        </w:rPr>
        <w:t>&gt;</w:t>
      </w:r>
    </w:p>
    <w:p w14:paraId="14026EEB"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65F5AD"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p</w:t>
      </w:r>
      <w:r w:rsidRPr="0031547F">
        <w:rPr>
          <w:rFonts w:ascii="Consolas" w:eastAsia="Times New Roman" w:hAnsi="Consolas" w:cs="Times New Roman"/>
          <w:color w:val="808080"/>
          <w:kern w:val="0"/>
          <w:sz w:val="21"/>
          <w:szCs w:val="21"/>
          <w:lang w:eastAsia="en-IN"/>
          <w14:ligatures w14:val="none"/>
        </w:rPr>
        <w:t>&gt;</w:t>
      </w:r>
    </w:p>
    <w:p w14:paraId="2E8ED28D"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3049DC"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CCCCCC"/>
          <w:kern w:val="0"/>
          <w:sz w:val="21"/>
          <w:szCs w:val="21"/>
          <w:lang w:eastAsia="en-IN"/>
          <w14:ligatures w14:val="none"/>
        </w:rPr>
        <w:t>nirf ranking : 8th for university</w:t>
      </w: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br</w:t>
      </w:r>
      <w:r w:rsidRPr="0031547F">
        <w:rPr>
          <w:rFonts w:ascii="Consolas" w:eastAsia="Times New Roman" w:hAnsi="Consolas" w:cs="Times New Roman"/>
          <w:color w:val="808080"/>
          <w:kern w:val="0"/>
          <w:sz w:val="21"/>
          <w:szCs w:val="21"/>
          <w:lang w:eastAsia="en-IN"/>
          <w14:ligatures w14:val="none"/>
        </w:rPr>
        <w:t>&gt;</w:t>
      </w:r>
    </w:p>
    <w:p w14:paraId="2F8E4035"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420F6F"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CCCCCC"/>
          <w:kern w:val="0"/>
          <w:sz w:val="21"/>
          <w:szCs w:val="21"/>
          <w:lang w:eastAsia="en-IN"/>
          <w14:ligatures w14:val="none"/>
        </w:rPr>
        <w:t>Popular Courses: Mechanical, Civil, CSE</w:t>
      </w: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br</w:t>
      </w:r>
      <w:r w:rsidRPr="0031547F">
        <w:rPr>
          <w:rFonts w:ascii="Consolas" w:eastAsia="Times New Roman" w:hAnsi="Consolas" w:cs="Times New Roman"/>
          <w:color w:val="808080"/>
          <w:kern w:val="0"/>
          <w:sz w:val="21"/>
          <w:szCs w:val="21"/>
          <w:lang w:eastAsia="en-IN"/>
          <w14:ligatures w14:val="none"/>
        </w:rPr>
        <w:t>&gt;</w:t>
      </w:r>
    </w:p>
    <w:p w14:paraId="245721E4"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BBF860"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CCCCCC"/>
          <w:kern w:val="0"/>
          <w:sz w:val="21"/>
          <w:szCs w:val="21"/>
          <w:lang w:eastAsia="en-IN"/>
          <w14:ligatures w14:val="none"/>
        </w:rPr>
        <w:t>Facilities: Workshops, Labs, Hostel</w:t>
      </w: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br</w:t>
      </w:r>
      <w:r w:rsidRPr="0031547F">
        <w:rPr>
          <w:rFonts w:ascii="Consolas" w:eastAsia="Times New Roman" w:hAnsi="Consolas" w:cs="Times New Roman"/>
          <w:color w:val="808080"/>
          <w:kern w:val="0"/>
          <w:sz w:val="21"/>
          <w:szCs w:val="21"/>
          <w:lang w:eastAsia="en-IN"/>
          <w14:ligatures w14:val="none"/>
        </w:rPr>
        <w:t>&gt;</w:t>
      </w:r>
    </w:p>
    <w:p w14:paraId="6F345ED4"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26D0B1"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CCCCCC"/>
          <w:kern w:val="0"/>
          <w:sz w:val="21"/>
          <w:szCs w:val="21"/>
          <w:lang w:eastAsia="en-IN"/>
          <w14:ligatures w14:val="none"/>
        </w:rPr>
        <w:t>Focus: Core Engineering Skills</w:t>
      </w:r>
    </w:p>
    <w:p w14:paraId="372102DF"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78066C"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p</w:t>
      </w:r>
      <w:r w:rsidRPr="0031547F">
        <w:rPr>
          <w:rFonts w:ascii="Consolas" w:eastAsia="Times New Roman" w:hAnsi="Consolas" w:cs="Times New Roman"/>
          <w:color w:val="808080"/>
          <w:kern w:val="0"/>
          <w:sz w:val="21"/>
          <w:szCs w:val="21"/>
          <w:lang w:eastAsia="en-IN"/>
          <w14:ligatures w14:val="none"/>
        </w:rPr>
        <w:t>&gt;</w:t>
      </w:r>
    </w:p>
    <w:p w14:paraId="7F9B15CD"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A05EFE"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lastRenderedPageBreak/>
        <w:t>&lt;</w:t>
      </w:r>
      <w:r w:rsidRPr="0031547F">
        <w:rPr>
          <w:rFonts w:ascii="Consolas" w:eastAsia="Times New Roman" w:hAnsi="Consolas" w:cs="Times New Roman"/>
          <w:color w:val="569CD6"/>
          <w:kern w:val="0"/>
          <w:sz w:val="21"/>
          <w:szCs w:val="21"/>
          <w:lang w:eastAsia="en-IN"/>
          <w14:ligatures w14:val="none"/>
        </w:rPr>
        <w:t>img</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src</w:t>
      </w:r>
      <w:r w:rsidRPr="0031547F">
        <w:rPr>
          <w:rFonts w:ascii="Consolas" w:eastAsia="Times New Roman" w:hAnsi="Consolas" w:cs="Times New Roman"/>
          <w:color w:val="CCCCCC"/>
          <w:kern w:val="0"/>
          <w:sz w:val="21"/>
          <w:szCs w:val="21"/>
          <w:lang w:eastAsia="en-IN"/>
          <w14:ligatures w14:val="none"/>
        </w:rPr>
        <w:t>=</w:t>
      </w:r>
      <w:r w:rsidRPr="0031547F">
        <w:rPr>
          <w:rFonts w:ascii="Consolas" w:eastAsia="Times New Roman" w:hAnsi="Consolas" w:cs="Times New Roman"/>
          <w:color w:val="CE9178"/>
          <w:kern w:val="0"/>
          <w:sz w:val="21"/>
          <w:szCs w:val="21"/>
          <w:lang w:eastAsia="en-IN"/>
          <w14:ligatures w14:val="none"/>
        </w:rPr>
        <w:t>"coimbatore.jpg"</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width</w:t>
      </w:r>
      <w:r w:rsidRPr="0031547F">
        <w:rPr>
          <w:rFonts w:ascii="Consolas" w:eastAsia="Times New Roman" w:hAnsi="Consolas" w:cs="Times New Roman"/>
          <w:color w:val="CCCCCC"/>
          <w:kern w:val="0"/>
          <w:sz w:val="21"/>
          <w:szCs w:val="21"/>
          <w:lang w:eastAsia="en-IN"/>
          <w14:ligatures w14:val="none"/>
        </w:rPr>
        <w:t>=</w:t>
      </w:r>
      <w:r w:rsidRPr="0031547F">
        <w:rPr>
          <w:rFonts w:ascii="Consolas" w:eastAsia="Times New Roman" w:hAnsi="Consolas" w:cs="Times New Roman"/>
          <w:color w:val="CE9178"/>
          <w:kern w:val="0"/>
          <w:sz w:val="21"/>
          <w:szCs w:val="21"/>
          <w:lang w:eastAsia="en-IN"/>
          <w14:ligatures w14:val="none"/>
        </w:rPr>
        <w:t>"450"</w:t>
      </w:r>
      <w:r w:rsidRPr="0031547F">
        <w:rPr>
          <w:rFonts w:ascii="Consolas" w:eastAsia="Times New Roman" w:hAnsi="Consolas" w:cs="Times New Roman"/>
          <w:color w:val="CCCCCC"/>
          <w:kern w:val="0"/>
          <w:sz w:val="21"/>
          <w:szCs w:val="21"/>
          <w:lang w:eastAsia="en-IN"/>
          <w14:ligatures w14:val="none"/>
        </w:rPr>
        <w:t xml:space="preserve"> </w:t>
      </w:r>
      <w:r w:rsidRPr="0031547F">
        <w:rPr>
          <w:rFonts w:ascii="Consolas" w:eastAsia="Times New Roman" w:hAnsi="Consolas" w:cs="Times New Roman"/>
          <w:color w:val="9CDCFE"/>
          <w:kern w:val="0"/>
          <w:sz w:val="21"/>
          <w:szCs w:val="21"/>
          <w:lang w:eastAsia="en-IN"/>
          <w14:ligatures w14:val="none"/>
        </w:rPr>
        <w:t>style</w:t>
      </w:r>
      <w:r w:rsidRPr="0031547F">
        <w:rPr>
          <w:rFonts w:ascii="Consolas" w:eastAsia="Times New Roman" w:hAnsi="Consolas" w:cs="Times New Roman"/>
          <w:color w:val="CCCCCC"/>
          <w:kern w:val="0"/>
          <w:sz w:val="21"/>
          <w:szCs w:val="21"/>
          <w:lang w:eastAsia="en-IN"/>
          <w14:ligatures w14:val="none"/>
        </w:rPr>
        <w:t>=</w:t>
      </w:r>
      <w:r w:rsidRPr="0031547F">
        <w:rPr>
          <w:rFonts w:ascii="Consolas" w:eastAsia="Times New Roman" w:hAnsi="Consolas" w:cs="Times New Roman"/>
          <w:color w:val="CE9178"/>
          <w:kern w:val="0"/>
          <w:sz w:val="21"/>
          <w:szCs w:val="21"/>
          <w:lang w:eastAsia="en-IN"/>
          <w14:ligatures w14:val="none"/>
        </w:rPr>
        <w:t>"border-radius: 15px;"</w:t>
      </w:r>
      <w:r w:rsidRPr="0031547F">
        <w:rPr>
          <w:rFonts w:ascii="Consolas" w:eastAsia="Times New Roman" w:hAnsi="Consolas" w:cs="Times New Roman"/>
          <w:color w:val="808080"/>
          <w:kern w:val="0"/>
          <w:sz w:val="21"/>
          <w:szCs w:val="21"/>
          <w:lang w:eastAsia="en-IN"/>
          <w14:ligatures w14:val="none"/>
        </w:rPr>
        <w:t>&gt;</w:t>
      </w:r>
    </w:p>
    <w:p w14:paraId="52692A7D"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8FCCC3"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body</w:t>
      </w:r>
      <w:r w:rsidRPr="0031547F">
        <w:rPr>
          <w:rFonts w:ascii="Consolas" w:eastAsia="Times New Roman" w:hAnsi="Consolas" w:cs="Times New Roman"/>
          <w:color w:val="808080"/>
          <w:kern w:val="0"/>
          <w:sz w:val="21"/>
          <w:szCs w:val="21"/>
          <w:lang w:eastAsia="en-IN"/>
          <w14:ligatures w14:val="none"/>
        </w:rPr>
        <w:t>&gt;</w:t>
      </w:r>
    </w:p>
    <w:p w14:paraId="52AF1607"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ECE56F" w14:textId="77777777" w:rsidR="0031547F" w:rsidRPr="0031547F" w:rsidRDefault="0031547F" w:rsidP="003154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1547F">
        <w:rPr>
          <w:rFonts w:ascii="Consolas" w:eastAsia="Times New Roman" w:hAnsi="Consolas" w:cs="Times New Roman"/>
          <w:color w:val="808080"/>
          <w:kern w:val="0"/>
          <w:sz w:val="21"/>
          <w:szCs w:val="21"/>
          <w:lang w:eastAsia="en-IN"/>
          <w14:ligatures w14:val="none"/>
        </w:rPr>
        <w:t>&lt;/</w:t>
      </w:r>
      <w:r w:rsidRPr="0031547F">
        <w:rPr>
          <w:rFonts w:ascii="Consolas" w:eastAsia="Times New Roman" w:hAnsi="Consolas" w:cs="Times New Roman"/>
          <w:color w:val="569CD6"/>
          <w:kern w:val="0"/>
          <w:sz w:val="21"/>
          <w:szCs w:val="21"/>
          <w:lang w:eastAsia="en-IN"/>
          <w14:ligatures w14:val="none"/>
        </w:rPr>
        <w:t>html</w:t>
      </w:r>
      <w:r w:rsidRPr="0031547F">
        <w:rPr>
          <w:rFonts w:ascii="Consolas" w:eastAsia="Times New Roman" w:hAnsi="Consolas" w:cs="Times New Roman"/>
          <w:color w:val="808080"/>
          <w:kern w:val="0"/>
          <w:sz w:val="21"/>
          <w:szCs w:val="21"/>
          <w:lang w:eastAsia="en-IN"/>
          <w14:ligatures w14:val="none"/>
        </w:rPr>
        <w:t>&gt;</w:t>
      </w:r>
    </w:p>
    <w:p w14:paraId="7317A71D" w14:textId="7A3420BB" w:rsidR="0031547F" w:rsidRDefault="00C32839" w:rsidP="00342B3B">
      <w:pPr>
        <w:tabs>
          <w:tab w:val="left" w:pos="1068"/>
        </w:tabs>
        <w:rPr>
          <w:rFonts w:ascii="Aptos" w:hAnsi="Aptos"/>
          <w:sz w:val="48"/>
          <w:szCs w:val="48"/>
        </w:rPr>
      </w:pPr>
      <w:r>
        <w:rPr>
          <w:rFonts w:ascii="Aptos" w:hAnsi="Aptos"/>
          <w:sz w:val="48"/>
          <w:szCs w:val="48"/>
        </w:rPr>
        <w:t>MYSURU.HTML:</w:t>
      </w:r>
    </w:p>
    <w:p w14:paraId="6B38DE17"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DOCTYPE</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html</w:t>
      </w:r>
      <w:r w:rsidRPr="00C32839">
        <w:rPr>
          <w:rFonts w:ascii="Consolas" w:eastAsia="Times New Roman" w:hAnsi="Consolas" w:cs="Times New Roman"/>
          <w:color w:val="808080"/>
          <w:kern w:val="0"/>
          <w:sz w:val="21"/>
          <w:szCs w:val="21"/>
          <w:lang w:eastAsia="en-IN"/>
          <w14:ligatures w14:val="none"/>
        </w:rPr>
        <w:t>&gt;</w:t>
      </w:r>
    </w:p>
    <w:p w14:paraId="7FAD1781"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6BB982"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html</w:t>
      </w:r>
      <w:r w:rsidRPr="00C32839">
        <w:rPr>
          <w:rFonts w:ascii="Consolas" w:eastAsia="Times New Roman" w:hAnsi="Consolas" w:cs="Times New Roman"/>
          <w:color w:val="808080"/>
          <w:kern w:val="0"/>
          <w:sz w:val="21"/>
          <w:szCs w:val="21"/>
          <w:lang w:eastAsia="en-IN"/>
          <w14:ligatures w14:val="none"/>
        </w:rPr>
        <w:t>&gt;</w:t>
      </w:r>
    </w:p>
    <w:p w14:paraId="75B87DA0"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B85551"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body</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style</w:t>
      </w:r>
      <w:r w:rsidRPr="00C32839">
        <w:rPr>
          <w:rFonts w:ascii="Consolas" w:eastAsia="Times New Roman" w:hAnsi="Consolas" w:cs="Times New Roman"/>
          <w:color w:val="CCCCCC"/>
          <w:kern w:val="0"/>
          <w:sz w:val="21"/>
          <w:szCs w:val="21"/>
          <w:lang w:eastAsia="en-IN"/>
          <w14:ligatures w14:val="none"/>
        </w:rPr>
        <w:t>=</w:t>
      </w:r>
      <w:r w:rsidRPr="00C32839">
        <w:rPr>
          <w:rFonts w:ascii="Consolas" w:eastAsia="Times New Roman" w:hAnsi="Consolas" w:cs="Times New Roman"/>
          <w:color w:val="CE9178"/>
          <w:kern w:val="0"/>
          <w:sz w:val="21"/>
          <w:szCs w:val="21"/>
          <w:lang w:eastAsia="en-IN"/>
          <w14:ligatures w14:val="none"/>
        </w:rPr>
        <w:t>"text-align:center;"</w:t>
      </w:r>
      <w:r w:rsidRPr="00C32839">
        <w:rPr>
          <w:rFonts w:ascii="Consolas" w:eastAsia="Times New Roman" w:hAnsi="Consolas" w:cs="Times New Roman"/>
          <w:color w:val="808080"/>
          <w:kern w:val="0"/>
          <w:sz w:val="21"/>
          <w:szCs w:val="21"/>
          <w:lang w:eastAsia="en-IN"/>
          <w14:ligatures w14:val="none"/>
        </w:rPr>
        <w:t>&gt;</w:t>
      </w:r>
    </w:p>
    <w:p w14:paraId="57ADD75F"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2C3446"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h1</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style</w:t>
      </w:r>
      <w:r w:rsidRPr="00C32839">
        <w:rPr>
          <w:rFonts w:ascii="Consolas" w:eastAsia="Times New Roman" w:hAnsi="Consolas" w:cs="Times New Roman"/>
          <w:color w:val="CCCCCC"/>
          <w:kern w:val="0"/>
          <w:sz w:val="21"/>
          <w:szCs w:val="21"/>
          <w:lang w:eastAsia="en-IN"/>
          <w14:ligatures w14:val="none"/>
        </w:rPr>
        <w:t>=</w:t>
      </w:r>
      <w:r w:rsidRPr="00C32839">
        <w:rPr>
          <w:rFonts w:ascii="Consolas" w:eastAsia="Times New Roman" w:hAnsi="Consolas" w:cs="Times New Roman"/>
          <w:color w:val="CE9178"/>
          <w:kern w:val="0"/>
          <w:sz w:val="21"/>
          <w:szCs w:val="21"/>
          <w:lang w:eastAsia="en-IN"/>
          <w14:ligatures w14:val="none"/>
        </w:rPr>
        <w:t>"color:#a00000;"</w:t>
      </w:r>
      <w:r w:rsidRPr="00C32839">
        <w:rPr>
          <w:rFonts w:ascii="Consolas" w:eastAsia="Times New Roman" w:hAnsi="Consolas" w:cs="Times New Roman"/>
          <w:color w:val="808080"/>
          <w:kern w:val="0"/>
          <w:sz w:val="21"/>
          <w:szCs w:val="21"/>
          <w:lang w:eastAsia="en-IN"/>
          <w14:ligatures w14:val="none"/>
        </w:rPr>
        <w:t>&gt;</w:t>
      </w:r>
      <w:r w:rsidRPr="00C32839">
        <w:rPr>
          <w:rFonts w:ascii="Consolas" w:eastAsia="Times New Roman" w:hAnsi="Consolas" w:cs="Times New Roman"/>
          <w:color w:val="CCCCCC"/>
          <w:kern w:val="0"/>
          <w:sz w:val="21"/>
          <w:szCs w:val="21"/>
          <w:lang w:eastAsia="en-IN"/>
          <w14:ligatures w14:val="none"/>
        </w:rPr>
        <w:t>Mysuru Campus</w:t>
      </w: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h1</w:t>
      </w:r>
      <w:r w:rsidRPr="00C32839">
        <w:rPr>
          <w:rFonts w:ascii="Consolas" w:eastAsia="Times New Roman" w:hAnsi="Consolas" w:cs="Times New Roman"/>
          <w:color w:val="808080"/>
          <w:kern w:val="0"/>
          <w:sz w:val="21"/>
          <w:szCs w:val="21"/>
          <w:lang w:eastAsia="en-IN"/>
          <w14:ligatures w14:val="none"/>
        </w:rPr>
        <w:t>&gt;</w:t>
      </w:r>
    </w:p>
    <w:p w14:paraId="11DE3654"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D6E047"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p</w:t>
      </w:r>
      <w:r w:rsidRPr="00C32839">
        <w:rPr>
          <w:rFonts w:ascii="Consolas" w:eastAsia="Times New Roman" w:hAnsi="Consolas" w:cs="Times New Roman"/>
          <w:color w:val="808080"/>
          <w:kern w:val="0"/>
          <w:sz w:val="21"/>
          <w:szCs w:val="21"/>
          <w:lang w:eastAsia="en-IN"/>
          <w14:ligatures w14:val="none"/>
        </w:rPr>
        <w:t>&gt;</w:t>
      </w:r>
    </w:p>
    <w:p w14:paraId="1266BA45"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049E92"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Mysuru campus is known for its peaceful environment,</w:t>
      </w:r>
    </w:p>
    <w:p w14:paraId="6E43EEAC"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28400F"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green campus, and quality education.</w:t>
      </w:r>
    </w:p>
    <w:p w14:paraId="062E57CB"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EAC024"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p</w:t>
      </w:r>
      <w:r w:rsidRPr="00C32839">
        <w:rPr>
          <w:rFonts w:ascii="Consolas" w:eastAsia="Times New Roman" w:hAnsi="Consolas" w:cs="Times New Roman"/>
          <w:color w:val="808080"/>
          <w:kern w:val="0"/>
          <w:sz w:val="21"/>
          <w:szCs w:val="21"/>
          <w:lang w:eastAsia="en-IN"/>
          <w14:ligatures w14:val="none"/>
        </w:rPr>
        <w:t>&gt;</w:t>
      </w:r>
    </w:p>
    <w:p w14:paraId="5ADA0429"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DE85FD"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p</w:t>
      </w:r>
      <w:r w:rsidRPr="00C32839">
        <w:rPr>
          <w:rFonts w:ascii="Consolas" w:eastAsia="Times New Roman" w:hAnsi="Consolas" w:cs="Times New Roman"/>
          <w:color w:val="808080"/>
          <w:kern w:val="0"/>
          <w:sz w:val="21"/>
          <w:szCs w:val="21"/>
          <w:lang w:eastAsia="en-IN"/>
          <w14:ligatures w14:val="none"/>
        </w:rPr>
        <w:t>&gt;</w:t>
      </w:r>
    </w:p>
    <w:p w14:paraId="0BC726BC"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25BC75"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nirf ranking : 8th for university</w:t>
      </w: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br</w:t>
      </w:r>
      <w:r w:rsidRPr="00C32839">
        <w:rPr>
          <w:rFonts w:ascii="Consolas" w:eastAsia="Times New Roman" w:hAnsi="Consolas" w:cs="Times New Roman"/>
          <w:color w:val="808080"/>
          <w:kern w:val="0"/>
          <w:sz w:val="21"/>
          <w:szCs w:val="21"/>
          <w:lang w:eastAsia="en-IN"/>
          <w14:ligatures w14:val="none"/>
        </w:rPr>
        <w:t>&gt;</w:t>
      </w:r>
    </w:p>
    <w:p w14:paraId="2CBBBD41"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583E0E"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Popular Courses: Arts, Sciences, Engineering</w:t>
      </w: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br</w:t>
      </w:r>
      <w:r w:rsidRPr="00C32839">
        <w:rPr>
          <w:rFonts w:ascii="Consolas" w:eastAsia="Times New Roman" w:hAnsi="Consolas" w:cs="Times New Roman"/>
          <w:color w:val="808080"/>
          <w:kern w:val="0"/>
          <w:sz w:val="21"/>
          <w:szCs w:val="21"/>
          <w:lang w:eastAsia="en-IN"/>
          <w14:ligatures w14:val="none"/>
        </w:rPr>
        <w:t>&gt;</w:t>
      </w:r>
    </w:p>
    <w:p w14:paraId="095177F4"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738F74"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Facilities: Hostel, Library, Sports Complex</w:t>
      </w: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br</w:t>
      </w:r>
      <w:r w:rsidRPr="00C32839">
        <w:rPr>
          <w:rFonts w:ascii="Consolas" w:eastAsia="Times New Roman" w:hAnsi="Consolas" w:cs="Times New Roman"/>
          <w:color w:val="808080"/>
          <w:kern w:val="0"/>
          <w:sz w:val="21"/>
          <w:szCs w:val="21"/>
          <w:lang w:eastAsia="en-IN"/>
          <w14:ligatures w14:val="none"/>
        </w:rPr>
        <w:t>&gt;</w:t>
      </w:r>
    </w:p>
    <w:p w14:paraId="0D531761"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B4AD98"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CCCCCC"/>
          <w:kern w:val="0"/>
          <w:sz w:val="21"/>
          <w:szCs w:val="21"/>
          <w:lang w:eastAsia="en-IN"/>
          <w14:ligatures w14:val="none"/>
        </w:rPr>
        <w:t>Focus: Calm Learning Atmosphere</w:t>
      </w:r>
    </w:p>
    <w:p w14:paraId="79747363"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7B8EA3"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p</w:t>
      </w:r>
      <w:r w:rsidRPr="00C32839">
        <w:rPr>
          <w:rFonts w:ascii="Consolas" w:eastAsia="Times New Roman" w:hAnsi="Consolas" w:cs="Times New Roman"/>
          <w:color w:val="808080"/>
          <w:kern w:val="0"/>
          <w:sz w:val="21"/>
          <w:szCs w:val="21"/>
          <w:lang w:eastAsia="en-IN"/>
          <w14:ligatures w14:val="none"/>
        </w:rPr>
        <w:t>&gt;</w:t>
      </w:r>
    </w:p>
    <w:p w14:paraId="361BA575"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A753B7"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img</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src</w:t>
      </w:r>
      <w:r w:rsidRPr="00C32839">
        <w:rPr>
          <w:rFonts w:ascii="Consolas" w:eastAsia="Times New Roman" w:hAnsi="Consolas" w:cs="Times New Roman"/>
          <w:color w:val="CCCCCC"/>
          <w:kern w:val="0"/>
          <w:sz w:val="21"/>
          <w:szCs w:val="21"/>
          <w:lang w:eastAsia="en-IN"/>
          <w14:ligatures w14:val="none"/>
        </w:rPr>
        <w:t>=</w:t>
      </w:r>
      <w:r w:rsidRPr="00C32839">
        <w:rPr>
          <w:rFonts w:ascii="Consolas" w:eastAsia="Times New Roman" w:hAnsi="Consolas" w:cs="Times New Roman"/>
          <w:color w:val="CE9178"/>
          <w:kern w:val="0"/>
          <w:sz w:val="21"/>
          <w:szCs w:val="21"/>
          <w:lang w:eastAsia="en-IN"/>
          <w14:ligatures w14:val="none"/>
        </w:rPr>
        <w:t>"mysuru.jpg"</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width</w:t>
      </w:r>
      <w:r w:rsidRPr="00C32839">
        <w:rPr>
          <w:rFonts w:ascii="Consolas" w:eastAsia="Times New Roman" w:hAnsi="Consolas" w:cs="Times New Roman"/>
          <w:color w:val="CCCCCC"/>
          <w:kern w:val="0"/>
          <w:sz w:val="21"/>
          <w:szCs w:val="21"/>
          <w:lang w:eastAsia="en-IN"/>
          <w14:ligatures w14:val="none"/>
        </w:rPr>
        <w:t>=</w:t>
      </w:r>
      <w:r w:rsidRPr="00C32839">
        <w:rPr>
          <w:rFonts w:ascii="Consolas" w:eastAsia="Times New Roman" w:hAnsi="Consolas" w:cs="Times New Roman"/>
          <w:color w:val="CE9178"/>
          <w:kern w:val="0"/>
          <w:sz w:val="21"/>
          <w:szCs w:val="21"/>
          <w:lang w:eastAsia="en-IN"/>
          <w14:ligatures w14:val="none"/>
        </w:rPr>
        <w:t>"450"</w:t>
      </w:r>
      <w:r w:rsidRPr="00C32839">
        <w:rPr>
          <w:rFonts w:ascii="Consolas" w:eastAsia="Times New Roman" w:hAnsi="Consolas" w:cs="Times New Roman"/>
          <w:color w:val="CCCCCC"/>
          <w:kern w:val="0"/>
          <w:sz w:val="21"/>
          <w:szCs w:val="21"/>
          <w:lang w:eastAsia="en-IN"/>
          <w14:ligatures w14:val="none"/>
        </w:rPr>
        <w:t xml:space="preserve"> </w:t>
      </w:r>
      <w:r w:rsidRPr="00C32839">
        <w:rPr>
          <w:rFonts w:ascii="Consolas" w:eastAsia="Times New Roman" w:hAnsi="Consolas" w:cs="Times New Roman"/>
          <w:color w:val="9CDCFE"/>
          <w:kern w:val="0"/>
          <w:sz w:val="21"/>
          <w:szCs w:val="21"/>
          <w:lang w:eastAsia="en-IN"/>
          <w14:ligatures w14:val="none"/>
        </w:rPr>
        <w:t>style</w:t>
      </w:r>
      <w:r w:rsidRPr="00C32839">
        <w:rPr>
          <w:rFonts w:ascii="Consolas" w:eastAsia="Times New Roman" w:hAnsi="Consolas" w:cs="Times New Roman"/>
          <w:color w:val="CCCCCC"/>
          <w:kern w:val="0"/>
          <w:sz w:val="21"/>
          <w:szCs w:val="21"/>
          <w:lang w:eastAsia="en-IN"/>
          <w14:ligatures w14:val="none"/>
        </w:rPr>
        <w:t>=</w:t>
      </w:r>
      <w:r w:rsidRPr="00C32839">
        <w:rPr>
          <w:rFonts w:ascii="Consolas" w:eastAsia="Times New Roman" w:hAnsi="Consolas" w:cs="Times New Roman"/>
          <w:color w:val="CE9178"/>
          <w:kern w:val="0"/>
          <w:sz w:val="21"/>
          <w:szCs w:val="21"/>
          <w:lang w:eastAsia="en-IN"/>
          <w14:ligatures w14:val="none"/>
        </w:rPr>
        <w:t>"border-radius:15px;"</w:t>
      </w:r>
      <w:r w:rsidRPr="00C32839">
        <w:rPr>
          <w:rFonts w:ascii="Consolas" w:eastAsia="Times New Roman" w:hAnsi="Consolas" w:cs="Times New Roman"/>
          <w:color w:val="808080"/>
          <w:kern w:val="0"/>
          <w:sz w:val="21"/>
          <w:szCs w:val="21"/>
          <w:lang w:eastAsia="en-IN"/>
          <w14:ligatures w14:val="none"/>
        </w:rPr>
        <w:t>&gt;</w:t>
      </w:r>
    </w:p>
    <w:p w14:paraId="774387FE"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C5066B"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body</w:t>
      </w:r>
      <w:r w:rsidRPr="00C32839">
        <w:rPr>
          <w:rFonts w:ascii="Consolas" w:eastAsia="Times New Roman" w:hAnsi="Consolas" w:cs="Times New Roman"/>
          <w:color w:val="808080"/>
          <w:kern w:val="0"/>
          <w:sz w:val="21"/>
          <w:szCs w:val="21"/>
          <w:lang w:eastAsia="en-IN"/>
          <w14:ligatures w14:val="none"/>
        </w:rPr>
        <w:t>&gt;</w:t>
      </w:r>
    </w:p>
    <w:p w14:paraId="45942D7C"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A1B633" w14:textId="77777777" w:rsidR="00C32839" w:rsidRPr="00C32839" w:rsidRDefault="00C32839" w:rsidP="00C328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2839">
        <w:rPr>
          <w:rFonts w:ascii="Consolas" w:eastAsia="Times New Roman" w:hAnsi="Consolas" w:cs="Times New Roman"/>
          <w:color w:val="808080"/>
          <w:kern w:val="0"/>
          <w:sz w:val="21"/>
          <w:szCs w:val="21"/>
          <w:lang w:eastAsia="en-IN"/>
          <w14:ligatures w14:val="none"/>
        </w:rPr>
        <w:t>&lt;/</w:t>
      </w:r>
      <w:r w:rsidRPr="00C32839">
        <w:rPr>
          <w:rFonts w:ascii="Consolas" w:eastAsia="Times New Roman" w:hAnsi="Consolas" w:cs="Times New Roman"/>
          <w:color w:val="569CD6"/>
          <w:kern w:val="0"/>
          <w:sz w:val="21"/>
          <w:szCs w:val="21"/>
          <w:lang w:eastAsia="en-IN"/>
          <w14:ligatures w14:val="none"/>
        </w:rPr>
        <w:t>html</w:t>
      </w:r>
      <w:r w:rsidRPr="00C32839">
        <w:rPr>
          <w:rFonts w:ascii="Consolas" w:eastAsia="Times New Roman" w:hAnsi="Consolas" w:cs="Times New Roman"/>
          <w:color w:val="808080"/>
          <w:kern w:val="0"/>
          <w:sz w:val="21"/>
          <w:szCs w:val="21"/>
          <w:lang w:eastAsia="en-IN"/>
          <w14:ligatures w14:val="none"/>
        </w:rPr>
        <w:t>&gt;</w:t>
      </w:r>
    </w:p>
    <w:p w14:paraId="5BCF7C77" w14:textId="77777777" w:rsidR="00C32839" w:rsidRDefault="00C32839" w:rsidP="00342B3B">
      <w:pPr>
        <w:tabs>
          <w:tab w:val="left" w:pos="1068"/>
        </w:tabs>
        <w:rPr>
          <w:rFonts w:ascii="Aptos" w:hAnsi="Aptos"/>
          <w:sz w:val="48"/>
          <w:szCs w:val="48"/>
        </w:rPr>
      </w:pPr>
    </w:p>
    <w:p w14:paraId="437971D1" w14:textId="705126D7" w:rsidR="00C92FAC" w:rsidRDefault="00C32839" w:rsidP="00342B3B">
      <w:pPr>
        <w:tabs>
          <w:tab w:val="left" w:pos="1068"/>
        </w:tabs>
        <w:rPr>
          <w:rFonts w:ascii="Aptos" w:hAnsi="Aptos"/>
          <w:sz w:val="48"/>
          <w:szCs w:val="48"/>
        </w:rPr>
      </w:pPr>
      <w:r>
        <w:rPr>
          <w:rFonts w:ascii="Aptos" w:hAnsi="Aptos"/>
          <w:sz w:val="48"/>
          <w:szCs w:val="48"/>
        </w:rPr>
        <w:t>OUTPUT:</w:t>
      </w:r>
    </w:p>
    <w:p w14:paraId="232ABB6B" w14:textId="6AD1060F" w:rsidR="00C32839" w:rsidRDefault="006C17EF" w:rsidP="00342B3B">
      <w:pPr>
        <w:tabs>
          <w:tab w:val="left" w:pos="1068"/>
        </w:tabs>
        <w:rPr>
          <w:rFonts w:ascii="Aptos" w:hAnsi="Aptos"/>
          <w:sz w:val="48"/>
          <w:szCs w:val="48"/>
        </w:rPr>
      </w:pPr>
      <w:r w:rsidRPr="006C17EF">
        <w:rPr>
          <w:rFonts w:ascii="Aptos" w:hAnsi="Aptos"/>
          <w:noProof/>
          <w:sz w:val="48"/>
          <w:szCs w:val="48"/>
        </w:rPr>
        <w:lastRenderedPageBreak/>
        <w:drawing>
          <wp:inline distT="0" distB="0" distL="0" distR="0" wp14:anchorId="6FE2706C" wp14:editId="2318185A">
            <wp:extent cx="6645910" cy="3569970"/>
            <wp:effectExtent l="0" t="0" r="2540" b="0"/>
            <wp:docPr id="12868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8563" name=""/>
                    <pic:cNvPicPr/>
                  </pic:nvPicPr>
                  <pic:blipFill>
                    <a:blip r:embed="rId32"/>
                    <a:stretch>
                      <a:fillRect/>
                    </a:stretch>
                  </pic:blipFill>
                  <pic:spPr>
                    <a:xfrm>
                      <a:off x="0" y="0"/>
                      <a:ext cx="6645910" cy="3569970"/>
                    </a:xfrm>
                    <a:prstGeom prst="rect">
                      <a:avLst/>
                    </a:prstGeom>
                  </pic:spPr>
                </pic:pic>
              </a:graphicData>
            </a:graphic>
          </wp:inline>
        </w:drawing>
      </w:r>
    </w:p>
    <w:p w14:paraId="0903588C" w14:textId="2FB1AB82" w:rsidR="00754659" w:rsidRDefault="00754659" w:rsidP="00342B3B">
      <w:pPr>
        <w:tabs>
          <w:tab w:val="left" w:pos="1068"/>
        </w:tabs>
        <w:rPr>
          <w:rFonts w:ascii="Aptos" w:hAnsi="Aptos"/>
          <w:sz w:val="48"/>
          <w:szCs w:val="48"/>
        </w:rPr>
      </w:pPr>
      <w:r w:rsidRPr="00754659">
        <w:rPr>
          <w:rFonts w:ascii="Aptos" w:hAnsi="Aptos"/>
          <w:noProof/>
          <w:sz w:val="48"/>
          <w:szCs w:val="48"/>
        </w:rPr>
        <w:drawing>
          <wp:inline distT="0" distB="0" distL="0" distR="0" wp14:anchorId="4E0D71AB" wp14:editId="1718F1A1">
            <wp:extent cx="6645910" cy="3509010"/>
            <wp:effectExtent l="0" t="0" r="2540" b="0"/>
            <wp:docPr id="202206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6122" name=""/>
                    <pic:cNvPicPr/>
                  </pic:nvPicPr>
                  <pic:blipFill>
                    <a:blip r:embed="rId33"/>
                    <a:stretch>
                      <a:fillRect/>
                    </a:stretch>
                  </pic:blipFill>
                  <pic:spPr>
                    <a:xfrm>
                      <a:off x="0" y="0"/>
                      <a:ext cx="6645910" cy="3509010"/>
                    </a:xfrm>
                    <a:prstGeom prst="rect">
                      <a:avLst/>
                    </a:prstGeom>
                  </pic:spPr>
                </pic:pic>
              </a:graphicData>
            </a:graphic>
          </wp:inline>
        </w:drawing>
      </w:r>
    </w:p>
    <w:p w14:paraId="78C09B7F" w14:textId="77777777" w:rsidR="00C92FAC" w:rsidRDefault="00C92FAC" w:rsidP="00342B3B">
      <w:pPr>
        <w:tabs>
          <w:tab w:val="left" w:pos="1068"/>
        </w:tabs>
        <w:rPr>
          <w:rFonts w:ascii="Aptos" w:hAnsi="Aptos"/>
          <w:sz w:val="48"/>
          <w:szCs w:val="48"/>
        </w:rPr>
      </w:pPr>
    </w:p>
    <w:p w14:paraId="5A765A4E" w14:textId="65285B0F" w:rsidR="00C92FAC" w:rsidRDefault="00E231E0" w:rsidP="00342B3B">
      <w:pPr>
        <w:tabs>
          <w:tab w:val="left" w:pos="1068"/>
        </w:tabs>
        <w:rPr>
          <w:rFonts w:ascii="Aptos" w:hAnsi="Aptos"/>
          <w:sz w:val="48"/>
          <w:szCs w:val="48"/>
        </w:rPr>
      </w:pPr>
      <w:r w:rsidRPr="00E231E0">
        <w:rPr>
          <w:rFonts w:ascii="Aptos" w:hAnsi="Aptos"/>
          <w:noProof/>
          <w:sz w:val="48"/>
          <w:szCs w:val="48"/>
        </w:rPr>
        <w:lastRenderedPageBreak/>
        <w:drawing>
          <wp:inline distT="0" distB="0" distL="0" distR="0" wp14:anchorId="583A3F4A" wp14:editId="3FB7D5CA">
            <wp:extent cx="6645910" cy="2994025"/>
            <wp:effectExtent l="0" t="0" r="2540" b="0"/>
            <wp:docPr id="131574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4237" name=""/>
                    <pic:cNvPicPr/>
                  </pic:nvPicPr>
                  <pic:blipFill>
                    <a:blip r:embed="rId34"/>
                    <a:stretch>
                      <a:fillRect/>
                    </a:stretch>
                  </pic:blipFill>
                  <pic:spPr>
                    <a:xfrm>
                      <a:off x="0" y="0"/>
                      <a:ext cx="6645910" cy="2994025"/>
                    </a:xfrm>
                    <a:prstGeom prst="rect">
                      <a:avLst/>
                    </a:prstGeom>
                  </pic:spPr>
                </pic:pic>
              </a:graphicData>
            </a:graphic>
          </wp:inline>
        </w:drawing>
      </w:r>
    </w:p>
    <w:p w14:paraId="250939D3" w14:textId="77777777" w:rsidR="00C92FAC" w:rsidRDefault="00C92FAC" w:rsidP="00342B3B">
      <w:pPr>
        <w:tabs>
          <w:tab w:val="left" w:pos="1068"/>
        </w:tabs>
        <w:rPr>
          <w:rFonts w:ascii="Aptos" w:hAnsi="Aptos"/>
          <w:sz w:val="48"/>
          <w:szCs w:val="48"/>
        </w:rPr>
      </w:pPr>
    </w:p>
    <w:p w14:paraId="7998E3EC" w14:textId="53FCE04C" w:rsidR="00C92FAC" w:rsidRDefault="00441514" w:rsidP="00342B3B">
      <w:pPr>
        <w:tabs>
          <w:tab w:val="left" w:pos="1068"/>
        </w:tabs>
        <w:rPr>
          <w:rFonts w:ascii="Aptos" w:hAnsi="Aptos"/>
          <w:sz w:val="48"/>
          <w:szCs w:val="48"/>
        </w:rPr>
      </w:pPr>
      <w:r w:rsidRPr="00441514">
        <w:rPr>
          <w:rFonts w:ascii="Aptos" w:hAnsi="Aptos"/>
          <w:noProof/>
          <w:sz w:val="48"/>
          <w:szCs w:val="48"/>
        </w:rPr>
        <w:drawing>
          <wp:inline distT="0" distB="0" distL="0" distR="0" wp14:anchorId="2735A1CC" wp14:editId="27F4550B">
            <wp:extent cx="6645910" cy="3260090"/>
            <wp:effectExtent l="0" t="0" r="2540" b="0"/>
            <wp:docPr id="140258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4206" name=""/>
                    <pic:cNvPicPr/>
                  </pic:nvPicPr>
                  <pic:blipFill>
                    <a:blip r:embed="rId35"/>
                    <a:stretch>
                      <a:fillRect/>
                    </a:stretch>
                  </pic:blipFill>
                  <pic:spPr>
                    <a:xfrm>
                      <a:off x="0" y="0"/>
                      <a:ext cx="6645910" cy="3260090"/>
                    </a:xfrm>
                    <a:prstGeom prst="rect">
                      <a:avLst/>
                    </a:prstGeom>
                  </pic:spPr>
                </pic:pic>
              </a:graphicData>
            </a:graphic>
          </wp:inline>
        </w:drawing>
      </w:r>
    </w:p>
    <w:p w14:paraId="5F9F0805" w14:textId="77777777" w:rsidR="00C92FAC" w:rsidRDefault="00C92FAC" w:rsidP="00342B3B">
      <w:pPr>
        <w:tabs>
          <w:tab w:val="left" w:pos="1068"/>
        </w:tabs>
        <w:rPr>
          <w:rFonts w:ascii="Aptos" w:hAnsi="Aptos"/>
          <w:sz w:val="48"/>
          <w:szCs w:val="48"/>
        </w:rPr>
      </w:pPr>
    </w:p>
    <w:p w14:paraId="27B86D36" w14:textId="297F1FE2" w:rsidR="00C92FAC" w:rsidRDefault="00B04933" w:rsidP="00342B3B">
      <w:pPr>
        <w:tabs>
          <w:tab w:val="left" w:pos="1068"/>
        </w:tabs>
        <w:rPr>
          <w:rFonts w:ascii="Aptos" w:hAnsi="Aptos"/>
          <w:sz w:val="48"/>
          <w:szCs w:val="48"/>
        </w:rPr>
      </w:pPr>
      <w:r w:rsidRPr="00B04933">
        <w:rPr>
          <w:rFonts w:ascii="Aptos" w:hAnsi="Aptos"/>
          <w:noProof/>
          <w:sz w:val="48"/>
          <w:szCs w:val="48"/>
        </w:rPr>
        <w:lastRenderedPageBreak/>
        <w:drawing>
          <wp:inline distT="0" distB="0" distL="0" distR="0" wp14:anchorId="0CF6DDA6" wp14:editId="4775E57B">
            <wp:extent cx="6645910" cy="3244215"/>
            <wp:effectExtent l="0" t="0" r="2540" b="0"/>
            <wp:docPr id="10965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88343" name=""/>
                    <pic:cNvPicPr/>
                  </pic:nvPicPr>
                  <pic:blipFill>
                    <a:blip r:embed="rId36"/>
                    <a:stretch>
                      <a:fillRect/>
                    </a:stretch>
                  </pic:blipFill>
                  <pic:spPr>
                    <a:xfrm>
                      <a:off x="0" y="0"/>
                      <a:ext cx="6645910" cy="3244215"/>
                    </a:xfrm>
                    <a:prstGeom prst="rect">
                      <a:avLst/>
                    </a:prstGeom>
                  </pic:spPr>
                </pic:pic>
              </a:graphicData>
            </a:graphic>
          </wp:inline>
        </w:drawing>
      </w:r>
    </w:p>
    <w:p w14:paraId="3562633C" w14:textId="21E8D3E8" w:rsidR="00C92FAC" w:rsidRDefault="006039BF" w:rsidP="00342B3B">
      <w:pPr>
        <w:tabs>
          <w:tab w:val="left" w:pos="1068"/>
        </w:tabs>
        <w:rPr>
          <w:rFonts w:ascii="Aptos" w:hAnsi="Aptos"/>
          <w:sz w:val="48"/>
          <w:szCs w:val="48"/>
        </w:rPr>
      </w:pPr>
      <w:r w:rsidRPr="006039BF">
        <w:rPr>
          <w:rFonts w:ascii="Aptos" w:hAnsi="Aptos"/>
          <w:noProof/>
          <w:sz w:val="48"/>
          <w:szCs w:val="48"/>
        </w:rPr>
        <w:drawing>
          <wp:inline distT="0" distB="0" distL="0" distR="0" wp14:anchorId="7C162CD7" wp14:editId="46411350">
            <wp:extent cx="6645910" cy="3160395"/>
            <wp:effectExtent l="0" t="0" r="2540" b="1905"/>
            <wp:docPr id="99593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30941" name=""/>
                    <pic:cNvPicPr/>
                  </pic:nvPicPr>
                  <pic:blipFill>
                    <a:blip r:embed="rId37"/>
                    <a:stretch>
                      <a:fillRect/>
                    </a:stretch>
                  </pic:blipFill>
                  <pic:spPr>
                    <a:xfrm>
                      <a:off x="0" y="0"/>
                      <a:ext cx="6645910" cy="3160395"/>
                    </a:xfrm>
                    <a:prstGeom prst="rect">
                      <a:avLst/>
                    </a:prstGeom>
                  </pic:spPr>
                </pic:pic>
              </a:graphicData>
            </a:graphic>
          </wp:inline>
        </w:drawing>
      </w:r>
    </w:p>
    <w:p w14:paraId="170DBAA7" w14:textId="77777777" w:rsidR="00C92FAC" w:rsidRDefault="00C92FAC" w:rsidP="00342B3B">
      <w:pPr>
        <w:tabs>
          <w:tab w:val="left" w:pos="1068"/>
        </w:tabs>
        <w:rPr>
          <w:rFonts w:ascii="Aptos" w:hAnsi="Aptos"/>
          <w:sz w:val="48"/>
          <w:szCs w:val="48"/>
        </w:rPr>
      </w:pPr>
    </w:p>
    <w:p w14:paraId="15872194" w14:textId="7E49D80D" w:rsidR="00C92FAC" w:rsidRDefault="00D3044B" w:rsidP="00342B3B">
      <w:pPr>
        <w:tabs>
          <w:tab w:val="left" w:pos="1068"/>
        </w:tabs>
        <w:rPr>
          <w:rFonts w:ascii="Aptos" w:hAnsi="Aptos"/>
          <w:sz w:val="48"/>
          <w:szCs w:val="48"/>
        </w:rPr>
      </w:pPr>
      <w:r w:rsidRPr="00D3044B">
        <w:rPr>
          <w:rFonts w:ascii="Aptos" w:hAnsi="Aptos"/>
          <w:noProof/>
          <w:sz w:val="48"/>
          <w:szCs w:val="48"/>
        </w:rPr>
        <w:lastRenderedPageBreak/>
        <w:drawing>
          <wp:inline distT="0" distB="0" distL="0" distR="0" wp14:anchorId="71F27197" wp14:editId="5884FB2E">
            <wp:extent cx="6645910" cy="3145155"/>
            <wp:effectExtent l="0" t="0" r="2540" b="0"/>
            <wp:docPr id="195483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3799" name=""/>
                    <pic:cNvPicPr/>
                  </pic:nvPicPr>
                  <pic:blipFill>
                    <a:blip r:embed="rId38"/>
                    <a:stretch>
                      <a:fillRect/>
                    </a:stretch>
                  </pic:blipFill>
                  <pic:spPr>
                    <a:xfrm>
                      <a:off x="0" y="0"/>
                      <a:ext cx="6645910" cy="3145155"/>
                    </a:xfrm>
                    <a:prstGeom prst="rect">
                      <a:avLst/>
                    </a:prstGeom>
                  </pic:spPr>
                </pic:pic>
              </a:graphicData>
            </a:graphic>
          </wp:inline>
        </w:drawing>
      </w:r>
    </w:p>
    <w:p w14:paraId="7021A539" w14:textId="77777777" w:rsidR="00C92FAC" w:rsidRPr="00BD6235" w:rsidRDefault="00C92FAC" w:rsidP="00342B3B">
      <w:pPr>
        <w:tabs>
          <w:tab w:val="left" w:pos="1068"/>
        </w:tabs>
        <w:rPr>
          <w:rFonts w:ascii="Times New Roman" w:hAnsi="Times New Roman" w:cs="Times New Roman"/>
          <w:sz w:val="48"/>
          <w:szCs w:val="48"/>
        </w:rPr>
      </w:pPr>
    </w:p>
    <w:p w14:paraId="2C617126"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Explanation:</w:t>
      </w:r>
    </w:p>
    <w:p w14:paraId="313E87C9"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1. &lt;div&gt; = A &lt;div&gt; is an invisible container used to group HTML elements together so you can style them with CSS or manipulate them with JavaScript as a single unit.</w:t>
      </w:r>
    </w:p>
    <w:p w14:paraId="46EC00B6"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2. &lt;button&gt; = we use &lt;button&gt; element for creating button.</w:t>
      </w:r>
    </w:p>
    <w:p w14:paraId="66E42606"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3. Class = A class is a reusable identifier used to apply the same CSS styles.</w:t>
      </w:r>
    </w:p>
    <w:p w14:paraId="5993A133"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4. Display : flex = Display flex is a CSS property used to easily align, gap, and distribute space among items within a container.</w:t>
      </w:r>
    </w:p>
    <w:p w14:paraId="0F9C0662"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lastRenderedPageBreak/>
        <w:t>5. Gap = Gap is the external space between multiple items inside a Flex or Grid container.</w:t>
      </w:r>
    </w:p>
    <w:p w14:paraId="6FADA3CF"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6. Padding = Padding is the internal space inside an element (between its border and its content).</w:t>
      </w:r>
    </w:p>
    <w:p w14:paraId="73721D9A"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7. Cursor : pointer = Cursor pointer is a CSS property used to change the mouse icon into a hand with a pointing finger.</w:t>
      </w:r>
    </w:p>
    <w:p w14:paraId="7BE6A23D"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8. Margin = Margin is a CSS property used to create empty space around an element.</w:t>
      </w:r>
    </w:p>
    <w:p w14:paraId="59EB03C2"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9. box-shadow: 0 4px 6px rgba(0,0,0,0.1) = box-shadow is used for creating a shadow around a box.</w:t>
      </w:r>
    </w:p>
    <w:p w14:paraId="27FBFE39" w14:textId="77777777" w:rsidR="00F0231D"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10.Display : inline-block = Display inline-block is a CSS property that blends the best of both worlds: it allows elements to sit side-by-side.</w:t>
      </w:r>
    </w:p>
    <w:p w14:paraId="2052F00D" w14:textId="095494E5" w:rsidR="00C92FAC" w:rsidRPr="00BD6235" w:rsidRDefault="00F0231D" w:rsidP="00F0231D">
      <w:pPr>
        <w:tabs>
          <w:tab w:val="left" w:pos="1068"/>
        </w:tabs>
        <w:rPr>
          <w:rFonts w:ascii="Times New Roman" w:hAnsi="Times New Roman" w:cs="Times New Roman"/>
          <w:sz w:val="48"/>
          <w:szCs w:val="48"/>
        </w:rPr>
      </w:pPr>
      <w:r w:rsidRPr="00BD6235">
        <w:rPr>
          <w:rFonts w:ascii="Times New Roman" w:hAnsi="Times New Roman" w:cs="Times New Roman"/>
          <w:sz w:val="48"/>
          <w:szCs w:val="48"/>
        </w:rPr>
        <w:t>This code is written using internal css. And all the other three codes are combined using &lt;a herf &gt; in the main code.</w:t>
      </w:r>
    </w:p>
    <w:p w14:paraId="488FD1BE" w14:textId="77777777" w:rsidR="00C92FAC" w:rsidRDefault="00C92FAC" w:rsidP="00342B3B">
      <w:pPr>
        <w:tabs>
          <w:tab w:val="left" w:pos="1068"/>
        </w:tabs>
        <w:rPr>
          <w:rFonts w:ascii="Aptos" w:hAnsi="Aptos"/>
          <w:sz w:val="48"/>
          <w:szCs w:val="48"/>
        </w:rPr>
      </w:pPr>
    </w:p>
    <w:p w14:paraId="30473673" w14:textId="77777777" w:rsidR="00C92FAC" w:rsidRDefault="00C92FAC" w:rsidP="00342B3B">
      <w:pPr>
        <w:tabs>
          <w:tab w:val="left" w:pos="1068"/>
        </w:tabs>
        <w:rPr>
          <w:rFonts w:ascii="Aptos" w:hAnsi="Aptos"/>
          <w:sz w:val="48"/>
          <w:szCs w:val="48"/>
        </w:rPr>
      </w:pPr>
    </w:p>
    <w:p w14:paraId="3053AD71" w14:textId="77777777" w:rsidR="00C92FAC" w:rsidRDefault="00C92FAC" w:rsidP="00342B3B">
      <w:pPr>
        <w:tabs>
          <w:tab w:val="left" w:pos="1068"/>
        </w:tabs>
        <w:rPr>
          <w:rFonts w:ascii="Aptos" w:hAnsi="Aptos"/>
          <w:sz w:val="48"/>
          <w:szCs w:val="48"/>
        </w:rPr>
      </w:pPr>
    </w:p>
    <w:p w14:paraId="2CC05221" w14:textId="14ED4211" w:rsidR="00C92FAC" w:rsidRDefault="0051721F" w:rsidP="00342B3B">
      <w:pPr>
        <w:tabs>
          <w:tab w:val="left" w:pos="1068"/>
        </w:tabs>
        <w:rPr>
          <w:rFonts w:ascii="Aptos" w:hAnsi="Aptos"/>
          <w:sz w:val="48"/>
          <w:szCs w:val="48"/>
        </w:rPr>
      </w:pPr>
      <w:r>
        <w:rPr>
          <w:rFonts w:ascii="Aptos" w:hAnsi="Aptos"/>
          <w:sz w:val="48"/>
          <w:szCs w:val="48"/>
        </w:rPr>
        <w:lastRenderedPageBreak/>
        <w:t xml:space="preserve">                                     WEEK-6</w:t>
      </w:r>
    </w:p>
    <w:p w14:paraId="00A3799C" w14:textId="77777777" w:rsidR="00137EC9" w:rsidRDefault="00137EC9" w:rsidP="00342B3B">
      <w:pPr>
        <w:tabs>
          <w:tab w:val="left" w:pos="1068"/>
        </w:tabs>
        <w:rPr>
          <w:rFonts w:ascii="Aptos" w:hAnsi="Aptos"/>
          <w:sz w:val="48"/>
          <w:szCs w:val="48"/>
        </w:rPr>
      </w:pPr>
      <w:r>
        <w:rPr>
          <w:rFonts w:ascii="Aptos" w:hAnsi="Aptos"/>
          <w:sz w:val="48"/>
          <w:szCs w:val="48"/>
        </w:rPr>
        <w:t>AIM :</w:t>
      </w:r>
    </w:p>
    <w:p w14:paraId="0AB31A55" w14:textId="71D4829B" w:rsidR="0051721F" w:rsidRDefault="00B54B04" w:rsidP="00342B3B">
      <w:pPr>
        <w:tabs>
          <w:tab w:val="left" w:pos="1068"/>
        </w:tabs>
        <w:rPr>
          <w:rFonts w:ascii="Aptos" w:hAnsi="Aptos"/>
          <w:sz w:val="48"/>
          <w:szCs w:val="48"/>
        </w:rPr>
      </w:pPr>
      <w:r w:rsidRPr="00B54B04">
        <w:rPr>
          <w:rFonts w:ascii="Aptos" w:hAnsi="Aptos"/>
          <w:sz w:val="48"/>
          <w:szCs w:val="48"/>
        </w:rPr>
        <w:t>6) : Design a responsive e-commerce application using the grid layout. This application should contain different categories of products such as electronics, clothing, home-appliances, books.</w:t>
      </w:r>
    </w:p>
    <w:p w14:paraId="1DEAD608" w14:textId="77777777" w:rsidR="00B54B04" w:rsidRDefault="00B54B04" w:rsidP="00342B3B">
      <w:pPr>
        <w:tabs>
          <w:tab w:val="left" w:pos="1068"/>
        </w:tabs>
        <w:rPr>
          <w:rFonts w:ascii="Aptos" w:hAnsi="Aptos"/>
          <w:sz w:val="48"/>
          <w:szCs w:val="48"/>
        </w:rPr>
      </w:pPr>
    </w:p>
    <w:p w14:paraId="07754C39" w14:textId="534D9171" w:rsidR="00B54B04" w:rsidRDefault="00137EC9" w:rsidP="00342B3B">
      <w:pPr>
        <w:tabs>
          <w:tab w:val="left" w:pos="1068"/>
        </w:tabs>
        <w:rPr>
          <w:rFonts w:ascii="Aptos" w:hAnsi="Aptos"/>
          <w:sz w:val="48"/>
          <w:szCs w:val="48"/>
        </w:rPr>
      </w:pPr>
      <w:r>
        <w:rPr>
          <w:rFonts w:ascii="Aptos" w:hAnsi="Aptos"/>
          <w:sz w:val="48"/>
          <w:szCs w:val="48"/>
        </w:rPr>
        <w:t>CODE:</w:t>
      </w:r>
    </w:p>
    <w:p w14:paraId="43E5EFB5" w14:textId="51BC5E5C" w:rsidR="00B54B04" w:rsidRDefault="00B54B04" w:rsidP="00342B3B">
      <w:pPr>
        <w:tabs>
          <w:tab w:val="left" w:pos="1068"/>
        </w:tabs>
        <w:rPr>
          <w:rFonts w:ascii="Aptos" w:hAnsi="Aptos"/>
          <w:sz w:val="48"/>
          <w:szCs w:val="48"/>
        </w:rPr>
      </w:pPr>
      <w:r>
        <w:rPr>
          <w:rFonts w:ascii="Aptos" w:hAnsi="Aptos"/>
          <w:sz w:val="48"/>
          <w:szCs w:val="48"/>
        </w:rPr>
        <w:t>MAIN.HTML1:</w:t>
      </w:r>
    </w:p>
    <w:p w14:paraId="5B7AD63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7871C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DOCTYPE</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html</w:t>
      </w:r>
      <w:r w:rsidRPr="00372B41">
        <w:rPr>
          <w:rFonts w:ascii="Consolas" w:eastAsia="Times New Roman" w:hAnsi="Consolas" w:cs="Times New Roman"/>
          <w:color w:val="808080"/>
          <w:kern w:val="0"/>
          <w:sz w:val="21"/>
          <w:szCs w:val="21"/>
          <w:lang w:eastAsia="en-IN"/>
          <w14:ligatures w14:val="none"/>
        </w:rPr>
        <w:t>&gt;</w:t>
      </w:r>
    </w:p>
    <w:p w14:paraId="31B2379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html</w:t>
      </w:r>
      <w:r w:rsidRPr="00372B41">
        <w:rPr>
          <w:rFonts w:ascii="Consolas" w:eastAsia="Times New Roman" w:hAnsi="Consolas" w:cs="Times New Roman"/>
          <w:color w:val="808080"/>
          <w:kern w:val="0"/>
          <w:sz w:val="21"/>
          <w:szCs w:val="21"/>
          <w:lang w:eastAsia="en-IN"/>
          <w14:ligatures w14:val="none"/>
        </w:rPr>
        <w:t>&gt;</w:t>
      </w:r>
    </w:p>
    <w:p w14:paraId="1D0C44B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head</w:t>
      </w:r>
      <w:r w:rsidRPr="00372B41">
        <w:rPr>
          <w:rFonts w:ascii="Consolas" w:eastAsia="Times New Roman" w:hAnsi="Consolas" w:cs="Times New Roman"/>
          <w:color w:val="808080"/>
          <w:kern w:val="0"/>
          <w:sz w:val="21"/>
          <w:szCs w:val="21"/>
          <w:lang w:eastAsia="en-IN"/>
          <w14:ligatures w14:val="none"/>
        </w:rPr>
        <w:t>&gt;</w:t>
      </w:r>
    </w:p>
    <w:p w14:paraId="7AB53A0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title</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E-commerce Site</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title</w:t>
      </w:r>
      <w:r w:rsidRPr="00372B41">
        <w:rPr>
          <w:rFonts w:ascii="Consolas" w:eastAsia="Times New Roman" w:hAnsi="Consolas" w:cs="Times New Roman"/>
          <w:color w:val="808080"/>
          <w:kern w:val="0"/>
          <w:sz w:val="21"/>
          <w:szCs w:val="21"/>
          <w:lang w:eastAsia="en-IN"/>
          <w14:ligatures w14:val="none"/>
        </w:rPr>
        <w:t>&gt;</w:t>
      </w:r>
    </w:p>
    <w:p w14:paraId="157F3F8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style</w:t>
      </w:r>
      <w:r w:rsidRPr="00372B41">
        <w:rPr>
          <w:rFonts w:ascii="Consolas" w:eastAsia="Times New Roman" w:hAnsi="Consolas" w:cs="Times New Roman"/>
          <w:color w:val="808080"/>
          <w:kern w:val="0"/>
          <w:sz w:val="21"/>
          <w:szCs w:val="21"/>
          <w:lang w:eastAsia="en-IN"/>
          <w14:ligatures w14:val="none"/>
        </w:rPr>
        <w:t>&gt;</w:t>
      </w:r>
    </w:p>
    <w:p w14:paraId="4DB5385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body</w:t>
      </w:r>
      <w:r w:rsidRPr="00372B41">
        <w:rPr>
          <w:rFonts w:ascii="Consolas" w:eastAsia="Times New Roman" w:hAnsi="Consolas" w:cs="Times New Roman"/>
          <w:color w:val="D4D4D4"/>
          <w:kern w:val="0"/>
          <w:sz w:val="21"/>
          <w:szCs w:val="21"/>
          <w:lang w:eastAsia="en-IN"/>
          <w14:ligatures w14:val="none"/>
        </w:rPr>
        <w:t xml:space="preserve"> {</w:t>
      </w:r>
    </w:p>
    <w:p w14:paraId="3C3E7B8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margin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w:t>
      </w:r>
      <w:r w:rsidRPr="00372B41">
        <w:rPr>
          <w:rFonts w:ascii="Consolas" w:eastAsia="Times New Roman" w:hAnsi="Consolas" w:cs="Times New Roman"/>
          <w:color w:val="D4D4D4"/>
          <w:kern w:val="0"/>
          <w:sz w:val="21"/>
          <w:szCs w:val="21"/>
          <w:lang w:eastAsia="en-IN"/>
          <w14:ligatures w14:val="none"/>
        </w:rPr>
        <w:t>;</w:t>
      </w:r>
    </w:p>
    <w:p w14:paraId="4416C14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aliceblue</w:t>
      </w:r>
      <w:r w:rsidRPr="00372B41">
        <w:rPr>
          <w:rFonts w:ascii="Consolas" w:eastAsia="Times New Roman" w:hAnsi="Consolas" w:cs="Times New Roman"/>
          <w:color w:val="D4D4D4"/>
          <w:kern w:val="0"/>
          <w:sz w:val="21"/>
          <w:szCs w:val="21"/>
          <w:lang w:eastAsia="en-IN"/>
          <w14:ligatures w14:val="none"/>
        </w:rPr>
        <w:t>;</w:t>
      </w:r>
    </w:p>
    <w:p w14:paraId="3802116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font-family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sans-serif</w:t>
      </w:r>
      <w:r w:rsidRPr="00372B41">
        <w:rPr>
          <w:rFonts w:ascii="Consolas" w:eastAsia="Times New Roman" w:hAnsi="Consolas" w:cs="Times New Roman"/>
          <w:color w:val="D4D4D4"/>
          <w:kern w:val="0"/>
          <w:sz w:val="21"/>
          <w:szCs w:val="21"/>
          <w:lang w:eastAsia="en-IN"/>
          <w14:ligatures w14:val="none"/>
        </w:rPr>
        <w:t>;</w:t>
      </w:r>
    </w:p>
    <w:p w14:paraId="42621D8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49142CC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06622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.container</w:t>
      </w:r>
      <w:r w:rsidRPr="00372B41">
        <w:rPr>
          <w:rFonts w:ascii="Consolas" w:eastAsia="Times New Roman" w:hAnsi="Consolas" w:cs="Times New Roman"/>
          <w:color w:val="D4D4D4"/>
          <w:kern w:val="0"/>
          <w:sz w:val="21"/>
          <w:szCs w:val="21"/>
          <w:lang w:eastAsia="en-IN"/>
          <w14:ligatures w14:val="none"/>
        </w:rPr>
        <w:t xml:space="preserve"> {</w:t>
      </w:r>
    </w:p>
    <w:p w14:paraId="5DF02AD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display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grid</w:t>
      </w:r>
      <w:r w:rsidRPr="00372B41">
        <w:rPr>
          <w:rFonts w:ascii="Consolas" w:eastAsia="Times New Roman" w:hAnsi="Consolas" w:cs="Times New Roman"/>
          <w:color w:val="D4D4D4"/>
          <w:kern w:val="0"/>
          <w:sz w:val="21"/>
          <w:szCs w:val="21"/>
          <w:lang w:eastAsia="en-IN"/>
          <w14:ligatures w14:val="none"/>
        </w:rPr>
        <w:t>;</w:t>
      </w:r>
    </w:p>
    <w:p w14:paraId="61A753B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min-height</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100vh</w:t>
      </w:r>
      <w:r w:rsidRPr="00372B41">
        <w:rPr>
          <w:rFonts w:ascii="Consolas" w:eastAsia="Times New Roman" w:hAnsi="Consolas" w:cs="Times New Roman"/>
          <w:color w:val="D4D4D4"/>
          <w:kern w:val="0"/>
          <w:sz w:val="21"/>
          <w:szCs w:val="21"/>
          <w:lang w:eastAsia="en-IN"/>
          <w14:ligatures w14:val="none"/>
        </w:rPr>
        <w:t>;</w:t>
      </w:r>
    </w:p>
    <w:p w14:paraId="6B4276E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grid-template-rows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auto</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auto</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1fr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auto</w:t>
      </w:r>
      <w:r w:rsidRPr="00372B41">
        <w:rPr>
          <w:rFonts w:ascii="Consolas" w:eastAsia="Times New Roman" w:hAnsi="Consolas" w:cs="Times New Roman"/>
          <w:color w:val="D4D4D4"/>
          <w:kern w:val="0"/>
          <w:sz w:val="21"/>
          <w:szCs w:val="21"/>
          <w:lang w:eastAsia="en-IN"/>
          <w14:ligatures w14:val="none"/>
        </w:rPr>
        <w:t>;</w:t>
      </w:r>
    </w:p>
    <w:p w14:paraId="6FD77DD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grid-template-columns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200px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1fr</w:t>
      </w:r>
      <w:r w:rsidRPr="00372B41">
        <w:rPr>
          <w:rFonts w:ascii="Consolas" w:eastAsia="Times New Roman" w:hAnsi="Consolas" w:cs="Times New Roman"/>
          <w:color w:val="D4D4D4"/>
          <w:kern w:val="0"/>
          <w:sz w:val="21"/>
          <w:szCs w:val="21"/>
          <w:lang w:eastAsia="en-IN"/>
          <w14:ligatures w14:val="none"/>
        </w:rPr>
        <w:t>;</w:t>
      </w:r>
    </w:p>
    <w:p w14:paraId="390279F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grid-template-areas</w:t>
      </w:r>
      <w:r w:rsidRPr="00372B41">
        <w:rPr>
          <w:rFonts w:ascii="Consolas" w:eastAsia="Times New Roman" w:hAnsi="Consolas" w:cs="Times New Roman"/>
          <w:color w:val="D4D4D4"/>
          <w:kern w:val="0"/>
          <w:sz w:val="21"/>
          <w:szCs w:val="21"/>
          <w:lang w:eastAsia="en-IN"/>
          <w14:ligatures w14:val="none"/>
        </w:rPr>
        <w:t xml:space="preserve">: </w:t>
      </w:r>
    </w:p>
    <w:p w14:paraId="2F0CE34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"header header"</w:t>
      </w:r>
    </w:p>
    <w:p w14:paraId="1C76D9C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"sale sale"</w:t>
      </w:r>
    </w:p>
    <w:p w14:paraId="168D84B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"sidebar products"</w:t>
      </w:r>
    </w:p>
    <w:p w14:paraId="4E29C0D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"footer footer"</w:t>
      </w:r>
      <w:r w:rsidRPr="00372B41">
        <w:rPr>
          <w:rFonts w:ascii="Consolas" w:eastAsia="Times New Roman" w:hAnsi="Consolas" w:cs="Times New Roman"/>
          <w:color w:val="D4D4D4"/>
          <w:kern w:val="0"/>
          <w:sz w:val="21"/>
          <w:szCs w:val="21"/>
          <w:lang w:eastAsia="en-IN"/>
          <w14:ligatures w14:val="none"/>
        </w:rPr>
        <w:t>;</w:t>
      </w:r>
    </w:p>
    <w:p w14:paraId="32D6E55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p>
    <w:p w14:paraId="79285AF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1C37CB2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7A051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.header</w:t>
      </w:r>
      <w:r w:rsidRPr="00372B41">
        <w:rPr>
          <w:rFonts w:ascii="Consolas" w:eastAsia="Times New Roman" w:hAnsi="Consolas" w:cs="Times New Roman"/>
          <w:color w:val="D4D4D4"/>
          <w:kern w:val="0"/>
          <w:sz w:val="21"/>
          <w:szCs w:val="21"/>
          <w:lang w:eastAsia="en-IN"/>
          <w14:ligatures w14:val="none"/>
        </w:rPr>
        <w:t xml:space="preserve"> {</w:t>
      </w:r>
    </w:p>
    <w:p w14:paraId="1B212BD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header;</w:t>
      </w:r>
    </w:p>
    <w:p w14:paraId="629C196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lastRenderedPageBreak/>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blanchedalmond</w:t>
      </w:r>
      <w:r w:rsidRPr="00372B41">
        <w:rPr>
          <w:rFonts w:ascii="Consolas" w:eastAsia="Times New Roman" w:hAnsi="Consolas" w:cs="Times New Roman"/>
          <w:color w:val="D4D4D4"/>
          <w:kern w:val="0"/>
          <w:sz w:val="21"/>
          <w:szCs w:val="21"/>
          <w:lang w:eastAsia="en-IN"/>
          <w14:ligatures w14:val="none"/>
        </w:rPr>
        <w:t>;</w:t>
      </w:r>
    </w:p>
    <w:p w14:paraId="1987114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text-align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6DAFC07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10px</w:t>
      </w:r>
      <w:r w:rsidRPr="00372B41">
        <w:rPr>
          <w:rFonts w:ascii="Consolas" w:eastAsia="Times New Roman" w:hAnsi="Consolas" w:cs="Times New Roman"/>
          <w:color w:val="D4D4D4"/>
          <w:kern w:val="0"/>
          <w:sz w:val="21"/>
          <w:szCs w:val="21"/>
          <w:lang w:eastAsia="en-IN"/>
          <w14:ligatures w14:val="none"/>
        </w:rPr>
        <w:t>;</w:t>
      </w:r>
    </w:p>
    <w:p w14:paraId="0A777AF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margin-top</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0px</w:t>
      </w:r>
      <w:r w:rsidRPr="00372B41">
        <w:rPr>
          <w:rFonts w:ascii="Consolas" w:eastAsia="Times New Roman" w:hAnsi="Consolas" w:cs="Times New Roman"/>
          <w:color w:val="D4D4D4"/>
          <w:kern w:val="0"/>
          <w:sz w:val="21"/>
          <w:szCs w:val="21"/>
          <w:lang w:eastAsia="en-IN"/>
          <w14:ligatures w14:val="none"/>
        </w:rPr>
        <w:t>;</w:t>
      </w:r>
    </w:p>
    <w:p w14:paraId="24B5E2C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8px</w:t>
      </w:r>
      <w:r w:rsidRPr="00372B41">
        <w:rPr>
          <w:rFonts w:ascii="Consolas" w:eastAsia="Times New Roman" w:hAnsi="Consolas" w:cs="Times New Roman"/>
          <w:color w:val="D4D4D4"/>
          <w:kern w:val="0"/>
          <w:sz w:val="21"/>
          <w:szCs w:val="21"/>
          <w:lang w:eastAsia="en-IN"/>
          <w14:ligatures w14:val="none"/>
        </w:rPr>
        <w:t>;</w:t>
      </w:r>
    </w:p>
    <w:p w14:paraId="70CA905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26111AF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449E8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.sale</w:t>
      </w:r>
      <w:r w:rsidRPr="00372B41">
        <w:rPr>
          <w:rFonts w:ascii="Consolas" w:eastAsia="Times New Roman" w:hAnsi="Consolas" w:cs="Times New Roman"/>
          <w:color w:val="D4D4D4"/>
          <w:kern w:val="0"/>
          <w:sz w:val="21"/>
          <w:szCs w:val="21"/>
          <w:lang w:eastAsia="en-IN"/>
          <w14:ligatures w14:val="none"/>
        </w:rPr>
        <w:t xml:space="preserve"> {</w:t>
      </w:r>
    </w:p>
    <w:p w14:paraId="58831D6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sale;</w:t>
      </w:r>
    </w:p>
    <w:p w14:paraId="390BC94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tomato</w:t>
      </w:r>
      <w:r w:rsidRPr="00372B41">
        <w:rPr>
          <w:rFonts w:ascii="Consolas" w:eastAsia="Times New Roman" w:hAnsi="Consolas" w:cs="Times New Roman"/>
          <w:color w:val="D4D4D4"/>
          <w:kern w:val="0"/>
          <w:sz w:val="21"/>
          <w:szCs w:val="21"/>
          <w:lang w:eastAsia="en-IN"/>
          <w14:ligatures w14:val="none"/>
        </w:rPr>
        <w:t>;</w:t>
      </w:r>
    </w:p>
    <w:p w14:paraId="14350F2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opacity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0.9</w:t>
      </w:r>
      <w:r w:rsidRPr="00372B41">
        <w:rPr>
          <w:rFonts w:ascii="Consolas" w:eastAsia="Times New Roman" w:hAnsi="Consolas" w:cs="Times New Roman"/>
          <w:color w:val="D4D4D4"/>
          <w:kern w:val="0"/>
          <w:sz w:val="21"/>
          <w:szCs w:val="21"/>
          <w:lang w:eastAsia="en-IN"/>
          <w14:ligatures w14:val="none"/>
        </w:rPr>
        <w:t>;</w:t>
      </w:r>
    </w:p>
    <w:p w14:paraId="5293B9D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white</w:t>
      </w:r>
      <w:r w:rsidRPr="00372B41">
        <w:rPr>
          <w:rFonts w:ascii="Consolas" w:eastAsia="Times New Roman" w:hAnsi="Consolas" w:cs="Times New Roman"/>
          <w:color w:val="D4D4D4"/>
          <w:kern w:val="0"/>
          <w:sz w:val="21"/>
          <w:szCs w:val="21"/>
          <w:lang w:eastAsia="en-IN"/>
          <w14:ligatures w14:val="none"/>
        </w:rPr>
        <w:t>;</w:t>
      </w:r>
    </w:p>
    <w:p w14:paraId="084C4E9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8px</w:t>
      </w:r>
      <w:r w:rsidRPr="00372B41">
        <w:rPr>
          <w:rFonts w:ascii="Consolas" w:eastAsia="Times New Roman" w:hAnsi="Consolas" w:cs="Times New Roman"/>
          <w:color w:val="D4D4D4"/>
          <w:kern w:val="0"/>
          <w:sz w:val="21"/>
          <w:szCs w:val="21"/>
          <w:lang w:eastAsia="en-IN"/>
          <w14:ligatures w14:val="none"/>
        </w:rPr>
        <w:t>;</w:t>
      </w:r>
    </w:p>
    <w:p w14:paraId="726E904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text-align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16A2B75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10px</w:t>
      </w:r>
      <w:r w:rsidRPr="00372B41">
        <w:rPr>
          <w:rFonts w:ascii="Consolas" w:eastAsia="Times New Roman" w:hAnsi="Consolas" w:cs="Times New Roman"/>
          <w:color w:val="D4D4D4"/>
          <w:kern w:val="0"/>
          <w:sz w:val="21"/>
          <w:szCs w:val="21"/>
          <w:lang w:eastAsia="en-IN"/>
          <w14:ligatures w14:val="none"/>
        </w:rPr>
        <w:t>;</w:t>
      </w:r>
    </w:p>
    <w:p w14:paraId="7B601E4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font-size</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19px</w:t>
      </w:r>
      <w:r w:rsidRPr="00372B41">
        <w:rPr>
          <w:rFonts w:ascii="Consolas" w:eastAsia="Times New Roman" w:hAnsi="Consolas" w:cs="Times New Roman"/>
          <w:color w:val="D4D4D4"/>
          <w:kern w:val="0"/>
          <w:sz w:val="21"/>
          <w:szCs w:val="21"/>
          <w:lang w:eastAsia="en-IN"/>
          <w14:ligatures w14:val="none"/>
        </w:rPr>
        <w:t>;</w:t>
      </w:r>
    </w:p>
    <w:p w14:paraId="31777BC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font-weight</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bold</w:t>
      </w:r>
      <w:r w:rsidRPr="00372B41">
        <w:rPr>
          <w:rFonts w:ascii="Consolas" w:eastAsia="Times New Roman" w:hAnsi="Consolas" w:cs="Times New Roman"/>
          <w:color w:val="D4D4D4"/>
          <w:kern w:val="0"/>
          <w:sz w:val="21"/>
          <w:szCs w:val="21"/>
          <w:lang w:eastAsia="en-IN"/>
          <w14:ligatures w14:val="none"/>
        </w:rPr>
        <w:t>;</w:t>
      </w:r>
    </w:p>
    <w:p w14:paraId="4FD4CC2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31A7B60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FDF7B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.sidebar</w:t>
      </w:r>
      <w:r w:rsidRPr="00372B41">
        <w:rPr>
          <w:rFonts w:ascii="Consolas" w:eastAsia="Times New Roman" w:hAnsi="Consolas" w:cs="Times New Roman"/>
          <w:color w:val="D4D4D4"/>
          <w:kern w:val="0"/>
          <w:sz w:val="21"/>
          <w:szCs w:val="21"/>
          <w:lang w:eastAsia="en-IN"/>
          <w14:ligatures w14:val="none"/>
        </w:rPr>
        <w:t xml:space="preserve"> {</w:t>
      </w:r>
    </w:p>
    <w:p w14:paraId="6F14050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sidebar;</w:t>
      </w:r>
    </w:p>
    <w:p w14:paraId="6E120BE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#e3f2fd</w:t>
      </w:r>
      <w:r w:rsidRPr="00372B41">
        <w:rPr>
          <w:rFonts w:ascii="Consolas" w:eastAsia="Times New Roman" w:hAnsi="Consolas" w:cs="Times New Roman"/>
          <w:color w:val="D4D4D4"/>
          <w:kern w:val="0"/>
          <w:sz w:val="21"/>
          <w:szCs w:val="21"/>
          <w:lang w:eastAsia="en-IN"/>
          <w14:ligatures w14:val="none"/>
        </w:rPr>
        <w:t>;</w:t>
      </w:r>
    </w:p>
    <w:p w14:paraId="455F6A7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20px</w:t>
      </w:r>
      <w:r w:rsidRPr="00372B41">
        <w:rPr>
          <w:rFonts w:ascii="Consolas" w:eastAsia="Times New Roman" w:hAnsi="Consolas" w:cs="Times New Roman"/>
          <w:color w:val="D4D4D4"/>
          <w:kern w:val="0"/>
          <w:sz w:val="21"/>
          <w:szCs w:val="21"/>
          <w:lang w:eastAsia="en-IN"/>
          <w14:ligatures w14:val="none"/>
        </w:rPr>
        <w:t>;</w:t>
      </w:r>
    </w:p>
    <w:p w14:paraId="7884576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9px</w:t>
      </w:r>
      <w:r w:rsidRPr="00372B41">
        <w:rPr>
          <w:rFonts w:ascii="Consolas" w:eastAsia="Times New Roman" w:hAnsi="Consolas" w:cs="Times New Roman"/>
          <w:color w:val="D4D4D4"/>
          <w:kern w:val="0"/>
          <w:sz w:val="21"/>
          <w:szCs w:val="21"/>
          <w:lang w:eastAsia="en-IN"/>
          <w14:ligatures w14:val="none"/>
        </w:rPr>
        <w:t>;</w:t>
      </w:r>
    </w:p>
    <w:p w14:paraId="081B0F0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opacity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0.9</w:t>
      </w:r>
      <w:r w:rsidRPr="00372B41">
        <w:rPr>
          <w:rFonts w:ascii="Consolas" w:eastAsia="Times New Roman" w:hAnsi="Consolas" w:cs="Times New Roman"/>
          <w:color w:val="D4D4D4"/>
          <w:kern w:val="0"/>
          <w:sz w:val="21"/>
          <w:szCs w:val="21"/>
          <w:lang w:eastAsia="en-IN"/>
          <w14:ligatures w14:val="none"/>
        </w:rPr>
        <w:t>;</w:t>
      </w:r>
    </w:p>
    <w:p w14:paraId="111B262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border-right</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solid</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#ccc</w:t>
      </w:r>
      <w:r w:rsidRPr="00372B41">
        <w:rPr>
          <w:rFonts w:ascii="Consolas" w:eastAsia="Times New Roman" w:hAnsi="Consolas" w:cs="Times New Roman"/>
          <w:color w:val="D4D4D4"/>
          <w:kern w:val="0"/>
          <w:sz w:val="21"/>
          <w:szCs w:val="21"/>
          <w:lang w:eastAsia="en-IN"/>
          <w14:ligatures w14:val="none"/>
        </w:rPr>
        <w:t>;</w:t>
      </w:r>
    </w:p>
    <w:p w14:paraId="5994688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2D7A2D1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.frame</w:t>
      </w:r>
      <w:r w:rsidRPr="00372B41">
        <w:rPr>
          <w:rFonts w:ascii="Consolas" w:eastAsia="Times New Roman" w:hAnsi="Consolas" w:cs="Times New Roman"/>
          <w:color w:val="D4D4D4"/>
          <w:kern w:val="0"/>
          <w:sz w:val="21"/>
          <w:szCs w:val="21"/>
          <w:lang w:eastAsia="en-IN"/>
          <w14:ligatures w14:val="none"/>
        </w:rPr>
        <w:t xml:space="preserve"> {</w:t>
      </w:r>
    </w:p>
    <w:p w14:paraId="43210B2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products;</w:t>
      </w:r>
    </w:p>
    <w:p w14:paraId="65B670D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width</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100%</w:t>
      </w:r>
      <w:r w:rsidRPr="00372B41">
        <w:rPr>
          <w:rFonts w:ascii="Consolas" w:eastAsia="Times New Roman" w:hAnsi="Consolas" w:cs="Times New Roman"/>
          <w:color w:val="D4D4D4"/>
          <w:kern w:val="0"/>
          <w:sz w:val="21"/>
          <w:szCs w:val="21"/>
          <w:lang w:eastAsia="en-IN"/>
          <w14:ligatures w14:val="none"/>
        </w:rPr>
        <w:t>;</w:t>
      </w:r>
    </w:p>
    <w:p w14:paraId="2313205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height</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100%</w:t>
      </w:r>
      <w:r w:rsidRPr="00372B41">
        <w:rPr>
          <w:rFonts w:ascii="Consolas" w:eastAsia="Times New Roman" w:hAnsi="Consolas" w:cs="Times New Roman"/>
          <w:color w:val="D4D4D4"/>
          <w:kern w:val="0"/>
          <w:sz w:val="21"/>
          <w:szCs w:val="21"/>
          <w:lang w:eastAsia="en-IN"/>
          <w14:ligatures w14:val="none"/>
        </w:rPr>
        <w:t>;</w:t>
      </w:r>
    </w:p>
    <w:p w14:paraId="2FCBE98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none</w:t>
      </w:r>
      <w:r w:rsidRPr="00372B41">
        <w:rPr>
          <w:rFonts w:ascii="Consolas" w:eastAsia="Times New Roman" w:hAnsi="Consolas" w:cs="Times New Roman"/>
          <w:color w:val="D4D4D4"/>
          <w:kern w:val="0"/>
          <w:sz w:val="21"/>
          <w:szCs w:val="21"/>
          <w:lang w:eastAsia="en-IN"/>
          <w14:ligatures w14:val="none"/>
        </w:rPr>
        <w:t>;</w:t>
      </w:r>
    </w:p>
    <w:p w14:paraId="3CCB47B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5D8B4FF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875C5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.sidebar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a</w:t>
      </w:r>
      <w:r w:rsidRPr="00372B41">
        <w:rPr>
          <w:rFonts w:ascii="Consolas" w:eastAsia="Times New Roman" w:hAnsi="Consolas" w:cs="Times New Roman"/>
          <w:color w:val="D4D4D4"/>
          <w:kern w:val="0"/>
          <w:sz w:val="21"/>
          <w:szCs w:val="21"/>
          <w:lang w:eastAsia="en-IN"/>
          <w14:ligatures w14:val="none"/>
        </w:rPr>
        <w:t xml:space="preserve"> {</w:t>
      </w:r>
    </w:p>
    <w:p w14:paraId="17EE7CD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display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block</w:t>
      </w:r>
      <w:r w:rsidRPr="00372B41">
        <w:rPr>
          <w:rFonts w:ascii="Consolas" w:eastAsia="Times New Roman" w:hAnsi="Consolas" w:cs="Times New Roman"/>
          <w:color w:val="D4D4D4"/>
          <w:kern w:val="0"/>
          <w:sz w:val="21"/>
          <w:szCs w:val="21"/>
          <w:lang w:eastAsia="en-IN"/>
          <w14:ligatures w14:val="none"/>
        </w:rPr>
        <w:t>;</w:t>
      </w:r>
    </w:p>
    <w:p w14:paraId="33388BB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black</w:t>
      </w:r>
      <w:r w:rsidRPr="00372B41">
        <w:rPr>
          <w:rFonts w:ascii="Consolas" w:eastAsia="Times New Roman" w:hAnsi="Consolas" w:cs="Times New Roman"/>
          <w:color w:val="D4D4D4"/>
          <w:kern w:val="0"/>
          <w:sz w:val="21"/>
          <w:szCs w:val="21"/>
          <w:lang w:eastAsia="en-IN"/>
          <w14:ligatures w14:val="none"/>
        </w:rPr>
        <w:t>;</w:t>
      </w:r>
    </w:p>
    <w:p w14:paraId="1B54C12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text-decoration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none</w:t>
      </w:r>
      <w:r w:rsidRPr="00372B41">
        <w:rPr>
          <w:rFonts w:ascii="Consolas" w:eastAsia="Times New Roman" w:hAnsi="Consolas" w:cs="Times New Roman"/>
          <w:color w:val="D4D4D4"/>
          <w:kern w:val="0"/>
          <w:sz w:val="21"/>
          <w:szCs w:val="21"/>
          <w:lang w:eastAsia="en-IN"/>
          <w14:ligatures w14:val="none"/>
        </w:rPr>
        <w:t>;</w:t>
      </w:r>
    </w:p>
    <w:p w14:paraId="1D81B3B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w:t>
      </w:r>
      <w:r w:rsidRPr="00372B41">
        <w:rPr>
          <w:rFonts w:ascii="Consolas" w:eastAsia="Times New Roman" w:hAnsi="Consolas" w:cs="Times New Roman"/>
          <w:color w:val="D4D4D4"/>
          <w:kern w:val="0"/>
          <w:sz w:val="21"/>
          <w:szCs w:val="21"/>
          <w:lang w:eastAsia="en-IN"/>
          <w14:ligatures w14:val="none"/>
        </w:rPr>
        <w:t>;</w:t>
      </w:r>
    </w:p>
    <w:p w14:paraId="13D7DA6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border-bottom</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solid</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#d1e9ff</w:t>
      </w:r>
      <w:r w:rsidRPr="00372B41">
        <w:rPr>
          <w:rFonts w:ascii="Consolas" w:eastAsia="Times New Roman" w:hAnsi="Consolas" w:cs="Times New Roman"/>
          <w:color w:val="D4D4D4"/>
          <w:kern w:val="0"/>
          <w:sz w:val="21"/>
          <w:szCs w:val="21"/>
          <w:lang w:eastAsia="en-IN"/>
          <w14:ligatures w14:val="none"/>
        </w:rPr>
        <w:t>;</w:t>
      </w:r>
    </w:p>
    <w:p w14:paraId="5AE19AD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1BFE47F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1C372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.sidebar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a:hover</w:t>
      </w:r>
      <w:r w:rsidRPr="00372B41">
        <w:rPr>
          <w:rFonts w:ascii="Consolas" w:eastAsia="Times New Roman" w:hAnsi="Consolas" w:cs="Times New Roman"/>
          <w:color w:val="D4D4D4"/>
          <w:kern w:val="0"/>
          <w:sz w:val="21"/>
          <w:szCs w:val="21"/>
          <w:lang w:eastAsia="en-IN"/>
          <w14:ligatures w14:val="none"/>
        </w:rPr>
        <w:t xml:space="preserve"> {</w:t>
      </w:r>
    </w:p>
    <w:p w14:paraId="267CE49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blue</w:t>
      </w:r>
      <w:r w:rsidRPr="00372B41">
        <w:rPr>
          <w:rFonts w:ascii="Consolas" w:eastAsia="Times New Roman" w:hAnsi="Consolas" w:cs="Times New Roman"/>
          <w:color w:val="D4D4D4"/>
          <w:kern w:val="0"/>
          <w:sz w:val="21"/>
          <w:szCs w:val="21"/>
          <w:lang w:eastAsia="en-IN"/>
          <w14:ligatures w14:val="none"/>
        </w:rPr>
        <w:t>;</w:t>
      </w:r>
    </w:p>
    <w:p w14:paraId="205AD77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5807C85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9CA31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.footer</w:t>
      </w:r>
      <w:r w:rsidRPr="00372B41">
        <w:rPr>
          <w:rFonts w:ascii="Consolas" w:eastAsia="Times New Roman" w:hAnsi="Consolas" w:cs="Times New Roman"/>
          <w:color w:val="D4D4D4"/>
          <w:kern w:val="0"/>
          <w:sz w:val="21"/>
          <w:szCs w:val="21"/>
          <w:lang w:eastAsia="en-IN"/>
          <w14:ligatures w14:val="none"/>
        </w:rPr>
        <w:t xml:space="preserve"> {</w:t>
      </w:r>
    </w:p>
    <w:p w14:paraId="3D29972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footer;</w:t>
      </w:r>
    </w:p>
    <w:p w14:paraId="7F97846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black</w:t>
      </w:r>
      <w:r w:rsidRPr="00372B41">
        <w:rPr>
          <w:rFonts w:ascii="Consolas" w:eastAsia="Times New Roman" w:hAnsi="Consolas" w:cs="Times New Roman"/>
          <w:color w:val="D4D4D4"/>
          <w:kern w:val="0"/>
          <w:sz w:val="21"/>
          <w:szCs w:val="21"/>
          <w:lang w:eastAsia="en-IN"/>
          <w14:ligatures w14:val="none"/>
        </w:rPr>
        <w:t>;</w:t>
      </w:r>
    </w:p>
    <w:p w14:paraId="72C0800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white</w:t>
      </w:r>
      <w:r w:rsidRPr="00372B41">
        <w:rPr>
          <w:rFonts w:ascii="Consolas" w:eastAsia="Times New Roman" w:hAnsi="Consolas" w:cs="Times New Roman"/>
          <w:color w:val="D4D4D4"/>
          <w:kern w:val="0"/>
          <w:sz w:val="21"/>
          <w:szCs w:val="21"/>
          <w:lang w:eastAsia="en-IN"/>
          <w14:ligatures w14:val="none"/>
        </w:rPr>
        <w:t>;</w:t>
      </w:r>
    </w:p>
    <w:p w14:paraId="5DFD319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text-align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5564309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2px</w:t>
      </w:r>
      <w:r w:rsidRPr="00372B41">
        <w:rPr>
          <w:rFonts w:ascii="Consolas" w:eastAsia="Times New Roman" w:hAnsi="Consolas" w:cs="Times New Roman"/>
          <w:color w:val="D4D4D4"/>
          <w:kern w:val="0"/>
          <w:sz w:val="21"/>
          <w:szCs w:val="21"/>
          <w:lang w:eastAsia="en-IN"/>
          <w14:ligatures w14:val="none"/>
        </w:rPr>
        <w:t>;</w:t>
      </w:r>
    </w:p>
    <w:p w14:paraId="7FA9F12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lastRenderedPageBreak/>
        <w:t>        }</w:t>
      </w:r>
    </w:p>
    <w:p w14:paraId="3595DB4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style</w:t>
      </w:r>
      <w:r w:rsidRPr="00372B41">
        <w:rPr>
          <w:rFonts w:ascii="Consolas" w:eastAsia="Times New Roman" w:hAnsi="Consolas" w:cs="Times New Roman"/>
          <w:color w:val="808080"/>
          <w:kern w:val="0"/>
          <w:sz w:val="21"/>
          <w:szCs w:val="21"/>
          <w:lang w:eastAsia="en-IN"/>
          <w14:ligatures w14:val="none"/>
        </w:rPr>
        <w:t>&gt;</w:t>
      </w:r>
    </w:p>
    <w:p w14:paraId="510B33B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head</w:t>
      </w:r>
      <w:r w:rsidRPr="00372B41">
        <w:rPr>
          <w:rFonts w:ascii="Consolas" w:eastAsia="Times New Roman" w:hAnsi="Consolas" w:cs="Times New Roman"/>
          <w:color w:val="808080"/>
          <w:kern w:val="0"/>
          <w:sz w:val="21"/>
          <w:szCs w:val="21"/>
          <w:lang w:eastAsia="en-IN"/>
          <w14:ligatures w14:val="none"/>
        </w:rPr>
        <w:t>&gt;</w:t>
      </w:r>
    </w:p>
    <w:p w14:paraId="35CB373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body</w:t>
      </w:r>
      <w:r w:rsidRPr="00372B41">
        <w:rPr>
          <w:rFonts w:ascii="Consolas" w:eastAsia="Times New Roman" w:hAnsi="Consolas" w:cs="Times New Roman"/>
          <w:color w:val="808080"/>
          <w:kern w:val="0"/>
          <w:sz w:val="21"/>
          <w:szCs w:val="21"/>
          <w:lang w:eastAsia="en-IN"/>
          <w14:ligatures w14:val="none"/>
        </w:rPr>
        <w:t>&gt;</w:t>
      </w:r>
    </w:p>
    <w:p w14:paraId="5012F78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ADC94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"container"</w:t>
      </w:r>
      <w:r w:rsidRPr="00372B41">
        <w:rPr>
          <w:rFonts w:ascii="Consolas" w:eastAsia="Times New Roman" w:hAnsi="Consolas" w:cs="Times New Roman"/>
          <w:color w:val="808080"/>
          <w:kern w:val="0"/>
          <w:sz w:val="21"/>
          <w:szCs w:val="21"/>
          <w:lang w:eastAsia="en-IN"/>
          <w14:ligatures w14:val="none"/>
        </w:rPr>
        <w:t>&gt;</w:t>
      </w:r>
    </w:p>
    <w:p w14:paraId="600EC80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"header"</w:t>
      </w:r>
      <w:r w:rsidRPr="00372B41">
        <w:rPr>
          <w:rFonts w:ascii="Consolas" w:eastAsia="Times New Roman" w:hAnsi="Consolas" w:cs="Times New Roman"/>
          <w:color w:val="808080"/>
          <w:kern w:val="0"/>
          <w:sz w:val="21"/>
          <w:szCs w:val="21"/>
          <w:lang w:eastAsia="en-IN"/>
          <w14:ligatures w14:val="none"/>
        </w:rPr>
        <w:t>&gt;</w:t>
      </w:r>
    </w:p>
    <w:p w14:paraId="321DD48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h1</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Online store</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h1</w:t>
      </w:r>
      <w:r w:rsidRPr="00372B41">
        <w:rPr>
          <w:rFonts w:ascii="Consolas" w:eastAsia="Times New Roman" w:hAnsi="Consolas" w:cs="Times New Roman"/>
          <w:color w:val="808080"/>
          <w:kern w:val="0"/>
          <w:sz w:val="21"/>
          <w:szCs w:val="21"/>
          <w:lang w:eastAsia="en-IN"/>
          <w14:ligatures w14:val="none"/>
        </w:rPr>
        <w:t>&gt;</w:t>
      </w:r>
    </w:p>
    <w:p w14:paraId="3D6FDB5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073DB82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CF529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"sale"</w:t>
      </w:r>
      <w:r w:rsidRPr="00372B41">
        <w:rPr>
          <w:rFonts w:ascii="Consolas" w:eastAsia="Times New Roman" w:hAnsi="Consolas" w:cs="Times New Roman"/>
          <w:color w:val="808080"/>
          <w:kern w:val="0"/>
          <w:sz w:val="21"/>
          <w:szCs w:val="21"/>
          <w:lang w:eastAsia="en-IN"/>
          <w14:ligatures w14:val="none"/>
        </w:rPr>
        <w:t>&gt;</w:t>
      </w:r>
    </w:p>
    <w:p w14:paraId="5DA0463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BIG SALE! 50% OFF!!</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68B1AFB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03B02C7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A5E72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"sidebar"</w:t>
      </w:r>
      <w:r w:rsidRPr="00372B41">
        <w:rPr>
          <w:rFonts w:ascii="Consolas" w:eastAsia="Times New Roman" w:hAnsi="Consolas" w:cs="Times New Roman"/>
          <w:color w:val="808080"/>
          <w:kern w:val="0"/>
          <w:sz w:val="21"/>
          <w:szCs w:val="21"/>
          <w:lang w:eastAsia="en-IN"/>
          <w14:ligatures w14:val="none"/>
        </w:rPr>
        <w:t>&gt;</w:t>
      </w:r>
    </w:p>
    <w:p w14:paraId="2FA0D56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Categories</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p>
    <w:p w14:paraId="48277FE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hr</w:t>
      </w:r>
      <w:r w:rsidRPr="00372B41">
        <w:rPr>
          <w:rFonts w:ascii="Consolas" w:eastAsia="Times New Roman" w:hAnsi="Consolas" w:cs="Times New Roman"/>
          <w:color w:val="808080"/>
          <w:kern w:val="0"/>
          <w:sz w:val="21"/>
          <w:szCs w:val="21"/>
          <w:lang w:eastAsia="en-IN"/>
          <w14:ligatures w14:val="none"/>
        </w:rPr>
        <w:t>&gt;</w:t>
      </w:r>
    </w:p>
    <w:p w14:paraId="2E6360B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href</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"electronics.html"</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target</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"frame"</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Electronics</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808080"/>
          <w:kern w:val="0"/>
          <w:sz w:val="21"/>
          <w:szCs w:val="21"/>
          <w:lang w:eastAsia="en-IN"/>
          <w14:ligatures w14:val="none"/>
        </w:rPr>
        <w:t>&gt;</w:t>
      </w:r>
    </w:p>
    <w:p w14:paraId="3582407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href</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"clothes.html"</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target</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"frame"</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Clothes</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808080"/>
          <w:kern w:val="0"/>
          <w:sz w:val="21"/>
          <w:szCs w:val="21"/>
          <w:lang w:eastAsia="en-IN"/>
          <w14:ligatures w14:val="none"/>
        </w:rPr>
        <w:t>&gt;</w:t>
      </w:r>
    </w:p>
    <w:p w14:paraId="60F01C5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href</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"accessories.html"</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target</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"frame"</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Accessories</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a</w:t>
      </w:r>
      <w:r w:rsidRPr="00372B41">
        <w:rPr>
          <w:rFonts w:ascii="Consolas" w:eastAsia="Times New Roman" w:hAnsi="Consolas" w:cs="Times New Roman"/>
          <w:color w:val="808080"/>
          <w:kern w:val="0"/>
          <w:sz w:val="21"/>
          <w:szCs w:val="21"/>
          <w:lang w:eastAsia="en-IN"/>
          <w14:ligatures w14:val="none"/>
        </w:rPr>
        <w:t>&gt;</w:t>
      </w:r>
    </w:p>
    <w:p w14:paraId="767B891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7C4761F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86317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iframe</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"frame"</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name</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"frame"</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src</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"electronics.html"</w:t>
      </w:r>
      <w:r w:rsidRPr="00372B41">
        <w:rPr>
          <w:rFonts w:ascii="Consolas" w:eastAsia="Times New Roman" w:hAnsi="Consolas" w:cs="Times New Roman"/>
          <w:color w:val="808080"/>
          <w:kern w:val="0"/>
          <w:sz w:val="21"/>
          <w:szCs w:val="21"/>
          <w:lang w:eastAsia="en-IN"/>
          <w14:ligatures w14:val="none"/>
        </w:rPr>
        <w:t>&gt;&lt;/</w:t>
      </w:r>
      <w:r w:rsidRPr="00372B41">
        <w:rPr>
          <w:rFonts w:ascii="Consolas" w:eastAsia="Times New Roman" w:hAnsi="Consolas" w:cs="Times New Roman"/>
          <w:color w:val="569CD6"/>
          <w:kern w:val="0"/>
          <w:sz w:val="21"/>
          <w:szCs w:val="21"/>
          <w:lang w:eastAsia="en-IN"/>
          <w14:ligatures w14:val="none"/>
        </w:rPr>
        <w:t>iframe</w:t>
      </w:r>
      <w:r w:rsidRPr="00372B41">
        <w:rPr>
          <w:rFonts w:ascii="Consolas" w:eastAsia="Times New Roman" w:hAnsi="Consolas" w:cs="Times New Roman"/>
          <w:color w:val="808080"/>
          <w:kern w:val="0"/>
          <w:sz w:val="21"/>
          <w:szCs w:val="21"/>
          <w:lang w:eastAsia="en-IN"/>
          <w14:ligatures w14:val="none"/>
        </w:rPr>
        <w:t>&gt;</w:t>
      </w:r>
    </w:p>
    <w:p w14:paraId="0C25BD3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D8A5E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footer</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"footer"</w:t>
      </w:r>
      <w:r w:rsidRPr="00372B41">
        <w:rPr>
          <w:rFonts w:ascii="Consolas" w:eastAsia="Times New Roman" w:hAnsi="Consolas" w:cs="Times New Roman"/>
          <w:color w:val="808080"/>
          <w:kern w:val="0"/>
          <w:sz w:val="21"/>
          <w:szCs w:val="21"/>
          <w:lang w:eastAsia="en-IN"/>
          <w14:ligatures w14:val="none"/>
        </w:rPr>
        <w:t>&gt;</w:t>
      </w:r>
    </w:p>
    <w:p w14:paraId="7862186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2026 E-commerce Store Concept</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664E7D0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footer</w:t>
      </w:r>
      <w:r w:rsidRPr="00372B41">
        <w:rPr>
          <w:rFonts w:ascii="Consolas" w:eastAsia="Times New Roman" w:hAnsi="Consolas" w:cs="Times New Roman"/>
          <w:color w:val="808080"/>
          <w:kern w:val="0"/>
          <w:sz w:val="21"/>
          <w:szCs w:val="21"/>
          <w:lang w:eastAsia="en-IN"/>
          <w14:ligatures w14:val="none"/>
        </w:rPr>
        <w:t>&gt;</w:t>
      </w:r>
    </w:p>
    <w:p w14:paraId="6C1E970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6C95F26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81AFF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body</w:t>
      </w:r>
      <w:r w:rsidRPr="00372B41">
        <w:rPr>
          <w:rFonts w:ascii="Consolas" w:eastAsia="Times New Roman" w:hAnsi="Consolas" w:cs="Times New Roman"/>
          <w:color w:val="808080"/>
          <w:kern w:val="0"/>
          <w:sz w:val="21"/>
          <w:szCs w:val="21"/>
          <w:lang w:eastAsia="en-IN"/>
          <w14:ligatures w14:val="none"/>
        </w:rPr>
        <w:t>&gt;</w:t>
      </w:r>
    </w:p>
    <w:p w14:paraId="3D47658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html</w:t>
      </w:r>
      <w:r w:rsidRPr="00372B41">
        <w:rPr>
          <w:rFonts w:ascii="Consolas" w:eastAsia="Times New Roman" w:hAnsi="Consolas" w:cs="Times New Roman"/>
          <w:color w:val="808080"/>
          <w:kern w:val="0"/>
          <w:sz w:val="21"/>
          <w:szCs w:val="21"/>
          <w:lang w:eastAsia="en-IN"/>
          <w14:ligatures w14:val="none"/>
        </w:rPr>
        <w:t>&gt;</w:t>
      </w:r>
    </w:p>
    <w:p w14:paraId="21CA7E6B" w14:textId="77777777" w:rsidR="00372B41" w:rsidRDefault="00372B41" w:rsidP="00342B3B">
      <w:pPr>
        <w:tabs>
          <w:tab w:val="left" w:pos="1068"/>
        </w:tabs>
        <w:rPr>
          <w:rFonts w:ascii="Aptos" w:hAnsi="Aptos"/>
          <w:sz w:val="48"/>
          <w:szCs w:val="48"/>
        </w:rPr>
      </w:pPr>
    </w:p>
    <w:p w14:paraId="0F1C3C5A" w14:textId="77777777" w:rsidR="00372B41" w:rsidRDefault="00372B41" w:rsidP="00342B3B">
      <w:pPr>
        <w:tabs>
          <w:tab w:val="left" w:pos="1068"/>
        </w:tabs>
        <w:rPr>
          <w:rFonts w:ascii="Aptos" w:hAnsi="Aptos"/>
          <w:sz w:val="48"/>
          <w:szCs w:val="48"/>
        </w:rPr>
      </w:pPr>
    </w:p>
    <w:p w14:paraId="503C5502" w14:textId="02AB2844" w:rsidR="00372B41" w:rsidRDefault="00C152C2" w:rsidP="00342B3B">
      <w:pPr>
        <w:tabs>
          <w:tab w:val="left" w:pos="1068"/>
        </w:tabs>
        <w:rPr>
          <w:rFonts w:ascii="Aptos" w:hAnsi="Aptos"/>
          <w:sz w:val="48"/>
          <w:szCs w:val="48"/>
        </w:rPr>
      </w:pPr>
      <w:r>
        <w:rPr>
          <w:rFonts w:ascii="Aptos" w:hAnsi="Aptos"/>
          <w:sz w:val="48"/>
          <w:szCs w:val="48"/>
        </w:rPr>
        <w:t>ACCES</w:t>
      </w:r>
      <w:r w:rsidR="00DD48E7">
        <w:rPr>
          <w:rFonts w:ascii="Aptos" w:hAnsi="Aptos"/>
          <w:sz w:val="48"/>
          <w:szCs w:val="48"/>
        </w:rPr>
        <w:t>ORIES</w:t>
      </w:r>
      <w:r w:rsidR="00453E10">
        <w:rPr>
          <w:rFonts w:ascii="Aptos" w:hAnsi="Aptos"/>
          <w:sz w:val="48"/>
          <w:szCs w:val="48"/>
        </w:rPr>
        <w:t>,HTML:</w:t>
      </w:r>
    </w:p>
    <w:p w14:paraId="29C192EC" w14:textId="77777777" w:rsidR="00453E10" w:rsidRDefault="00453E10" w:rsidP="00342B3B">
      <w:pPr>
        <w:tabs>
          <w:tab w:val="left" w:pos="1068"/>
        </w:tabs>
        <w:rPr>
          <w:rFonts w:ascii="Aptos" w:hAnsi="Aptos"/>
          <w:sz w:val="48"/>
          <w:szCs w:val="48"/>
        </w:rPr>
      </w:pPr>
    </w:p>
    <w:p w14:paraId="4E9B22C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DOCTYPE</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html</w:t>
      </w:r>
      <w:r w:rsidRPr="00372B41">
        <w:rPr>
          <w:rFonts w:ascii="Consolas" w:eastAsia="Times New Roman" w:hAnsi="Consolas" w:cs="Times New Roman"/>
          <w:color w:val="808080"/>
          <w:kern w:val="0"/>
          <w:sz w:val="21"/>
          <w:szCs w:val="21"/>
          <w:lang w:eastAsia="en-IN"/>
          <w14:ligatures w14:val="none"/>
        </w:rPr>
        <w:t>&gt;</w:t>
      </w:r>
    </w:p>
    <w:p w14:paraId="309193F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html</w:t>
      </w:r>
      <w:r w:rsidRPr="00372B41">
        <w:rPr>
          <w:rFonts w:ascii="Consolas" w:eastAsia="Times New Roman" w:hAnsi="Consolas" w:cs="Times New Roman"/>
          <w:color w:val="808080"/>
          <w:kern w:val="0"/>
          <w:sz w:val="21"/>
          <w:szCs w:val="21"/>
          <w:lang w:eastAsia="en-IN"/>
          <w14:ligatures w14:val="none"/>
        </w:rPr>
        <w:t>&gt;</w:t>
      </w:r>
    </w:p>
    <w:p w14:paraId="5BE55D1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head</w:t>
      </w:r>
      <w:r w:rsidRPr="00372B41">
        <w:rPr>
          <w:rFonts w:ascii="Consolas" w:eastAsia="Times New Roman" w:hAnsi="Consolas" w:cs="Times New Roman"/>
          <w:color w:val="808080"/>
          <w:kern w:val="0"/>
          <w:sz w:val="21"/>
          <w:szCs w:val="21"/>
          <w:lang w:eastAsia="en-IN"/>
          <w14:ligatures w14:val="none"/>
        </w:rPr>
        <w:t>&gt;</w:t>
      </w:r>
    </w:p>
    <w:p w14:paraId="0932163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title</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Electronics</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title</w:t>
      </w:r>
      <w:r w:rsidRPr="00372B41">
        <w:rPr>
          <w:rFonts w:ascii="Consolas" w:eastAsia="Times New Roman" w:hAnsi="Consolas" w:cs="Times New Roman"/>
          <w:color w:val="808080"/>
          <w:kern w:val="0"/>
          <w:sz w:val="21"/>
          <w:szCs w:val="21"/>
          <w:lang w:eastAsia="en-IN"/>
          <w14:ligatures w14:val="none"/>
        </w:rPr>
        <w:t>&gt;</w:t>
      </w:r>
    </w:p>
    <w:p w14:paraId="618A753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style</w:t>
      </w:r>
      <w:r w:rsidRPr="00372B41">
        <w:rPr>
          <w:rFonts w:ascii="Consolas" w:eastAsia="Times New Roman" w:hAnsi="Consolas" w:cs="Times New Roman"/>
          <w:color w:val="808080"/>
          <w:kern w:val="0"/>
          <w:sz w:val="21"/>
          <w:szCs w:val="21"/>
          <w:lang w:eastAsia="en-IN"/>
          <w14:ligatures w14:val="none"/>
        </w:rPr>
        <w:t>&gt;</w:t>
      </w:r>
    </w:p>
    <w:p w14:paraId="17C0E01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body</w:t>
      </w:r>
      <w:r w:rsidRPr="00372B41">
        <w:rPr>
          <w:rFonts w:ascii="Consolas" w:eastAsia="Times New Roman" w:hAnsi="Consolas" w:cs="Times New Roman"/>
          <w:color w:val="D4D4D4"/>
          <w:kern w:val="0"/>
          <w:sz w:val="21"/>
          <w:szCs w:val="21"/>
          <w:lang w:eastAsia="en-IN"/>
          <w14:ligatures w14:val="none"/>
        </w:rPr>
        <w:t xml:space="preserve"> {</w:t>
      </w:r>
    </w:p>
    <w:p w14:paraId="5D624D1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margin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0</w:t>
      </w:r>
      <w:r w:rsidRPr="00372B41">
        <w:rPr>
          <w:rFonts w:ascii="Consolas" w:eastAsia="Times New Roman" w:hAnsi="Consolas" w:cs="Times New Roman"/>
          <w:color w:val="D4D4D4"/>
          <w:kern w:val="0"/>
          <w:sz w:val="21"/>
          <w:szCs w:val="21"/>
          <w:lang w:eastAsia="en-IN"/>
          <w14:ligatures w14:val="none"/>
        </w:rPr>
        <w:t>;</w:t>
      </w:r>
    </w:p>
    <w:p w14:paraId="1F33562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aliceblue</w:t>
      </w:r>
      <w:r w:rsidRPr="00372B41">
        <w:rPr>
          <w:rFonts w:ascii="Consolas" w:eastAsia="Times New Roman" w:hAnsi="Consolas" w:cs="Times New Roman"/>
          <w:color w:val="D4D4D4"/>
          <w:kern w:val="0"/>
          <w:sz w:val="21"/>
          <w:szCs w:val="21"/>
          <w:lang w:eastAsia="en-IN"/>
          <w14:ligatures w14:val="none"/>
        </w:rPr>
        <w:t>;</w:t>
      </w:r>
    </w:p>
    <w:p w14:paraId="0F7DBD6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font-family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sans-serif</w:t>
      </w:r>
      <w:r w:rsidRPr="00372B41">
        <w:rPr>
          <w:rFonts w:ascii="Consolas" w:eastAsia="Times New Roman" w:hAnsi="Consolas" w:cs="Times New Roman"/>
          <w:color w:val="D4D4D4"/>
          <w:kern w:val="0"/>
          <w:sz w:val="21"/>
          <w:szCs w:val="21"/>
          <w:lang w:eastAsia="en-IN"/>
          <w14:ligatures w14:val="none"/>
        </w:rPr>
        <w:t>;</w:t>
      </w:r>
    </w:p>
    <w:p w14:paraId="65D74BE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lastRenderedPageBreak/>
        <w:t>        }</w:t>
      </w:r>
    </w:p>
    <w:p w14:paraId="0F883EC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DC376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p>
    <w:p w14:paraId="334704C0"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.products</w:t>
      </w:r>
      <w:r w:rsidRPr="00372B41">
        <w:rPr>
          <w:rFonts w:ascii="Consolas" w:eastAsia="Times New Roman" w:hAnsi="Consolas" w:cs="Times New Roman"/>
          <w:color w:val="D4D4D4"/>
          <w:kern w:val="0"/>
          <w:sz w:val="21"/>
          <w:szCs w:val="21"/>
          <w:lang w:eastAsia="en-IN"/>
          <w14:ligatures w14:val="none"/>
        </w:rPr>
        <w:t xml:space="preserve"> {</w:t>
      </w:r>
    </w:p>
    <w:p w14:paraId="468DFD6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grid-area</w:t>
      </w:r>
      <w:r w:rsidRPr="00372B41">
        <w:rPr>
          <w:rFonts w:ascii="Consolas" w:eastAsia="Times New Roman" w:hAnsi="Consolas" w:cs="Times New Roman"/>
          <w:color w:val="D4D4D4"/>
          <w:kern w:val="0"/>
          <w:sz w:val="21"/>
          <w:szCs w:val="21"/>
          <w:lang w:eastAsia="en-IN"/>
          <w14:ligatures w14:val="none"/>
        </w:rPr>
        <w:t>: products;</w:t>
      </w:r>
    </w:p>
    <w:p w14:paraId="503F7FC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display</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grid</w:t>
      </w:r>
      <w:r w:rsidRPr="00372B41">
        <w:rPr>
          <w:rFonts w:ascii="Consolas" w:eastAsia="Times New Roman" w:hAnsi="Consolas" w:cs="Times New Roman"/>
          <w:color w:val="D4D4D4"/>
          <w:kern w:val="0"/>
          <w:sz w:val="21"/>
          <w:szCs w:val="21"/>
          <w:lang w:eastAsia="en-IN"/>
          <w14:ligatures w14:val="none"/>
        </w:rPr>
        <w:t>;</w:t>
      </w:r>
    </w:p>
    <w:p w14:paraId="2F16F9C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grid-template-columns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CDCAA"/>
          <w:kern w:val="0"/>
          <w:sz w:val="21"/>
          <w:szCs w:val="21"/>
          <w:lang w:eastAsia="en-IN"/>
          <w14:ligatures w14:val="none"/>
        </w:rPr>
        <w:t>repeat</w:t>
      </w:r>
      <w:r w:rsidRPr="00372B41">
        <w:rPr>
          <w:rFonts w:ascii="Consolas" w:eastAsia="Times New Roman" w:hAnsi="Consolas" w:cs="Times New Roman"/>
          <w:color w:val="D4D4D4"/>
          <w:kern w:val="0"/>
          <w:sz w:val="21"/>
          <w:szCs w:val="21"/>
          <w:lang w:eastAsia="en-IN"/>
          <w14:ligatures w14:val="none"/>
        </w:rPr>
        <w:t>(</w:t>
      </w:r>
      <w:r w:rsidRPr="00372B41">
        <w:rPr>
          <w:rFonts w:ascii="Consolas" w:eastAsia="Times New Roman" w:hAnsi="Consolas" w:cs="Times New Roman"/>
          <w:color w:val="B5CEA8"/>
          <w:kern w:val="0"/>
          <w:sz w:val="21"/>
          <w:szCs w:val="21"/>
          <w:lang w:eastAsia="en-IN"/>
          <w14:ligatures w14:val="none"/>
        </w:rPr>
        <w:t>2</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1fr</w:t>
      </w:r>
      <w:r w:rsidRPr="00372B41">
        <w:rPr>
          <w:rFonts w:ascii="Consolas" w:eastAsia="Times New Roman" w:hAnsi="Consolas" w:cs="Times New Roman"/>
          <w:color w:val="D4D4D4"/>
          <w:kern w:val="0"/>
          <w:sz w:val="21"/>
          <w:szCs w:val="21"/>
          <w:lang w:eastAsia="en-IN"/>
          <w14:ligatures w14:val="none"/>
        </w:rPr>
        <w:t>);</w:t>
      </w:r>
    </w:p>
    <w:p w14:paraId="1F79D98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gap</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20px</w:t>
      </w:r>
      <w:r w:rsidRPr="00372B41">
        <w:rPr>
          <w:rFonts w:ascii="Consolas" w:eastAsia="Times New Roman" w:hAnsi="Consolas" w:cs="Times New Roman"/>
          <w:color w:val="D4D4D4"/>
          <w:kern w:val="0"/>
          <w:sz w:val="21"/>
          <w:szCs w:val="21"/>
          <w:lang w:eastAsia="en-IN"/>
          <w14:ligatures w14:val="none"/>
        </w:rPr>
        <w:t>;</w:t>
      </w:r>
    </w:p>
    <w:p w14:paraId="209B08C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20px</w:t>
      </w:r>
      <w:r w:rsidRPr="00372B41">
        <w:rPr>
          <w:rFonts w:ascii="Consolas" w:eastAsia="Times New Roman" w:hAnsi="Consolas" w:cs="Times New Roman"/>
          <w:color w:val="D4D4D4"/>
          <w:kern w:val="0"/>
          <w:sz w:val="21"/>
          <w:szCs w:val="21"/>
          <w:lang w:eastAsia="en-IN"/>
          <w14:ligatures w14:val="none"/>
        </w:rPr>
        <w:t>;</w:t>
      </w:r>
    </w:p>
    <w:p w14:paraId="76AB9F7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3112744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0370A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.product-card</w:t>
      </w:r>
      <w:r w:rsidRPr="00372B41">
        <w:rPr>
          <w:rFonts w:ascii="Consolas" w:eastAsia="Times New Roman" w:hAnsi="Consolas" w:cs="Times New Roman"/>
          <w:color w:val="D4D4D4"/>
          <w:kern w:val="0"/>
          <w:sz w:val="21"/>
          <w:szCs w:val="21"/>
          <w:lang w:eastAsia="en-IN"/>
          <w14:ligatures w14:val="none"/>
        </w:rPr>
        <w:t xml:space="preserve"> {</w:t>
      </w:r>
    </w:p>
    <w:p w14:paraId="1B04AA1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white</w:t>
      </w:r>
      <w:r w:rsidRPr="00372B41">
        <w:rPr>
          <w:rFonts w:ascii="Consolas" w:eastAsia="Times New Roman" w:hAnsi="Consolas" w:cs="Times New Roman"/>
          <w:color w:val="D4D4D4"/>
          <w:kern w:val="0"/>
          <w:sz w:val="21"/>
          <w:szCs w:val="21"/>
          <w:lang w:eastAsia="en-IN"/>
          <w14:ligatures w14:val="none"/>
        </w:rPr>
        <w:t>;</w:t>
      </w:r>
    </w:p>
    <w:p w14:paraId="1CFE8A9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solid</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#ddd</w:t>
      </w:r>
      <w:r w:rsidRPr="00372B41">
        <w:rPr>
          <w:rFonts w:ascii="Consolas" w:eastAsia="Times New Roman" w:hAnsi="Consolas" w:cs="Times New Roman"/>
          <w:color w:val="D4D4D4"/>
          <w:kern w:val="0"/>
          <w:sz w:val="21"/>
          <w:szCs w:val="21"/>
          <w:lang w:eastAsia="en-IN"/>
          <w14:ligatures w14:val="none"/>
        </w:rPr>
        <w:t>;</w:t>
      </w:r>
    </w:p>
    <w:p w14:paraId="6C170F2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20px</w:t>
      </w:r>
      <w:r w:rsidRPr="00372B41">
        <w:rPr>
          <w:rFonts w:ascii="Consolas" w:eastAsia="Times New Roman" w:hAnsi="Consolas" w:cs="Times New Roman"/>
          <w:color w:val="D4D4D4"/>
          <w:kern w:val="0"/>
          <w:sz w:val="21"/>
          <w:szCs w:val="21"/>
          <w:lang w:eastAsia="en-IN"/>
          <w14:ligatures w14:val="none"/>
        </w:rPr>
        <w:t>;</w:t>
      </w:r>
    </w:p>
    <w:p w14:paraId="4BAD3EA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text-align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5048A33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8px</w:t>
      </w:r>
      <w:r w:rsidRPr="00372B41">
        <w:rPr>
          <w:rFonts w:ascii="Consolas" w:eastAsia="Times New Roman" w:hAnsi="Consolas" w:cs="Times New Roman"/>
          <w:color w:val="D4D4D4"/>
          <w:kern w:val="0"/>
          <w:sz w:val="21"/>
          <w:szCs w:val="21"/>
          <w:lang w:eastAsia="en-IN"/>
          <w14:ligatures w14:val="none"/>
        </w:rPr>
        <w:t>;</w:t>
      </w:r>
    </w:p>
    <w:p w14:paraId="0DAB6BE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045813E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.p</w:t>
      </w:r>
      <w:r w:rsidRPr="00372B41">
        <w:rPr>
          <w:rFonts w:ascii="Consolas" w:eastAsia="Times New Roman" w:hAnsi="Consolas" w:cs="Times New Roman"/>
          <w:color w:val="D4D4D4"/>
          <w:kern w:val="0"/>
          <w:sz w:val="21"/>
          <w:szCs w:val="21"/>
          <w:lang w:eastAsia="en-IN"/>
          <w14:ligatures w14:val="none"/>
        </w:rPr>
        <w:t>{</w:t>
      </w:r>
    </w:p>
    <w:p w14:paraId="41FF5BB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text-align</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7C6EE93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tomato</w:t>
      </w:r>
      <w:r w:rsidRPr="00372B41">
        <w:rPr>
          <w:rFonts w:ascii="Consolas" w:eastAsia="Times New Roman" w:hAnsi="Consolas" w:cs="Times New Roman"/>
          <w:color w:val="D4D4D4"/>
          <w:kern w:val="0"/>
          <w:sz w:val="21"/>
          <w:szCs w:val="21"/>
          <w:lang w:eastAsia="en-IN"/>
          <w14:ligatures w14:val="none"/>
        </w:rPr>
        <w:t>;</w:t>
      </w:r>
    </w:p>
    <w:p w14:paraId="45F63D2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align-items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center</w:t>
      </w:r>
      <w:r w:rsidRPr="00372B41">
        <w:rPr>
          <w:rFonts w:ascii="Consolas" w:eastAsia="Times New Roman" w:hAnsi="Consolas" w:cs="Times New Roman"/>
          <w:color w:val="D4D4D4"/>
          <w:kern w:val="0"/>
          <w:sz w:val="21"/>
          <w:szCs w:val="21"/>
          <w:lang w:eastAsia="en-IN"/>
          <w14:ligatures w14:val="none"/>
        </w:rPr>
        <w:t>;</w:t>
      </w:r>
    </w:p>
    <w:p w14:paraId="1295986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1005667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img</w:t>
      </w:r>
      <w:r w:rsidRPr="00372B41">
        <w:rPr>
          <w:rFonts w:ascii="Consolas" w:eastAsia="Times New Roman" w:hAnsi="Consolas" w:cs="Times New Roman"/>
          <w:color w:val="D4D4D4"/>
          <w:kern w:val="0"/>
          <w:sz w:val="21"/>
          <w:szCs w:val="21"/>
          <w:lang w:eastAsia="en-IN"/>
          <w14:ligatures w14:val="none"/>
        </w:rPr>
        <w:t>{</w:t>
      </w:r>
    </w:p>
    <w:p w14:paraId="3A38A70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width</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120px</w:t>
      </w:r>
      <w:r w:rsidRPr="00372B41">
        <w:rPr>
          <w:rFonts w:ascii="Consolas" w:eastAsia="Times New Roman" w:hAnsi="Consolas" w:cs="Times New Roman"/>
          <w:color w:val="D4D4D4"/>
          <w:kern w:val="0"/>
          <w:sz w:val="21"/>
          <w:szCs w:val="21"/>
          <w:lang w:eastAsia="en-IN"/>
          <w14:ligatures w14:val="none"/>
        </w:rPr>
        <w:t>;</w:t>
      </w:r>
    </w:p>
    <w:p w14:paraId="2A6D133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height</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auto</w:t>
      </w:r>
      <w:r w:rsidRPr="00372B41">
        <w:rPr>
          <w:rFonts w:ascii="Consolas" w:eastAsia="Times New Roman" w:hAnsi="Consolas" w:cs="Times New Roman"/>
          <w:color w:val="D4D4D4"/>
          <w:kern w:val="0"/>
          <w:sz w:val="21"/>
          <w:szCs w:val="21"/>
          <w:lang w:eastAsia="en-IN"/>
          <w14:ligatures w14:val="none"/>
        </w:rPr>
        <w:t>;</w:t>
      </w:r>
    </w:p>
    <w:p w14:paraId="3587AE2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8px</w:t>
      </w:r>
      <w:r w:rsidRPr="00372B41">
        <w:rPr>
          <w:rFonts w:ascii="Consolas" w:eastAsia="Times New Roman" w:hAnsi="Consolas" w:cs="Times New Roman"/>
          <w:color w:val="D4D4D4"/>
          <w:kern w:val="0"/>
          <w:sz w:val="21"/>
          <w:szCs w:val="21"/>
          <w:lang w:eastAsia="en-IN"/>
          <w14:ligatures w14:val="none"/>
        </w:rPr>
        <w:t>;</w:t>
      </w:r>
    </w:p>
    <w:p w14:paraId="3130E157"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3B4191E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p>
    <w:p w14:paraId="5D87602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81719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.button</w:t>
      </w:r>
      <w:r w:rsidRPr="00372B41">
        <w:rPr>
          <w:rFonts w:ascii="Consolas" w:eastAsia="Times New Roman" w:hAnsi="Consolas" w:cs="Times New Roman"/>
          <w:color w:val="D4D4D4"/>
          <w:kern w:val="0"/>
          <w:sz w:val="21"/>
          <w:szCs w:val="21"/>
          <w:lang w:eastAsia="en-IN"/>
          <w14:ligatures w14:val="none"/>
        </w:rPr>
        <w:t xml:space="preserve"> {</w:t>
      </w:r>
    </w:p>
    <w:p w14:paraId="59EFA67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blue</w:t>
      </w:r>
      <w:r w:rsidRPr="00372B41">
        <w:rPr>
          <w:rFonts w:ascii="Consolas" w:eastAsia="Times New Roman" w:hAnsi="Consolas" w:cs="Times New Roman"/>
          <w:color w:val="D4D4D4"/>
          <w:kern w:val="0"/>
          <w:sz w:val="21"/>
          <w:szCs w:val="21"/>
          <w:lang w:eastAsia="en-IN"/>
          <w14:ligatures w14:val="none"/>
        </w:rPr>
        <w:t>;</w:t>
      </w:r>
    </w:p>
    <w:p w14:paraId="59D2F42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white</w:t>
      </w:r>
      <w:r w:rsidRPr="00372B41">
        <w:rPr>
          <w:rFonts w:ascii="Consolas" w:eastAsia="Times New Roman" w:hAnsi="Consolas" w:cs="Times New Roman"/>
          <w:color w:val="D4D4D4"/>
          <w:kern w:val="0"/>
          <w:sz w:val="21"/>
          <w:szCs w:val="21"/>
          <w:lang w:eastAsia="en-IN"/>
          <w14:ligatures w14:val="none"/>
        </w:rPr>
        <w:t>;</w:t>
      </w:r>
    </w:p>
    <w:p w14:paraId="0CEE82B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none</w:t>
      </w:r>
      <w:r w:rsidRPr="00372B41">
        <w:rPr>
          <w:rFonts w:ascii="Consolas" w:eastAsia="Times New Roman" w:hAnsi="Consolas" w:cs="Times New Roman"/>
          <w:color w:val="D4D4D4"/>
          <w:kern w:val="0"/>
          <w:sz w:val="21"/>
          <w:szCs w:val="21"/>
          <w:lang w:eastAsia="en-IN"/>
          <w14:ligatures w14:val="none"/>
        </w:rPr>
        <w:t>;</w:t>
      </w:r>
    </w:p>
    <w:p w14:paraId="3518B56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padding</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10px</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20px</w:t>
      </w:r>
      <w:r w:rsidRPr="00372B41">
        <w:rPr>
          <w:rFonts w:ascii="Consolas" w:eastAsia="Times New Roman" w:hAnsi="Consolas" w:cs="Times New Roman"/>
          <w:color w:val="D4D4D4"/>
          <w:kern w:val="0"/>
          <w:sz w:val="21"/>
          <w:szCs w:val="21"/>
          <w:lang w:eastAsia="en-IN"/>
          <w14:ligatures w14:val="none"/>
        </w:rPr>
        <w:t>;</w:t>
      </w:r>
    </w:p>
    <w:p w14:paraId="0FF479AE"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cursor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pointer</w:t>
      </w:r>
      <w:r w:rsidRPr="00372B41">
        <w:rPr>
          <w:rFonts w:ascii="Consolas" w:eastAsia="Times New Roman" w:hAnsi="Consolas" w:cs="Times New Roman"/>
          <w:color w:val="D4D4D4"/>
          <w:kern w:val="0"/>
          <w:sz w:val="21"/>
          <w:szCs w:val="21"/>
          <w:lang w:eastAsia="en-IN"/>
          <w14:ligatures w14:val="none"/>
        </w:rPr>
        <w:t>;</w:t>
      </w:r>
    </w:p>
    <w:p w14:paraId="30ECB75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border-radius</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50px</w:t>
      </w:r>
      <w:r w:rsidRPr="00372B41">
        <w:rPr>
          <w:rFonts w:ascii="Consolas" w:eastAsia="Times New Roman" w:hAnsi="Consolas" w:cs="Times New Roman"/>
          <w:color w:val="D4D4D4"/>
          <w:kern w:val="0"/>
          <w:sz w:val="21"/>
          <w:szCs w:val="21"/>
          <w:lang w:eastAsia="en-IN"/>
          <w14:ligatures w14:val="none"/>
        </w:rPr>
        <w:t>;</w:t>
      </w:r>
    </w:p>
    <w:p w14:paraId="0442681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margin-top</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B5CEA8"/>
          <w:kern w:val="0"/>
          <w:sz w:val="21"/>
          <w:szCs w:val="21"/>
          <w:lang w:eastAsia="en-IN"/>
          <w14:ligatures w14:val="none"/>
        </w:rPr>
        <w:t>10px</w:t>
      </w:r>
      <w:r w:rsidRPr="00372B41">
        <w:rPr>
          <w:rFonts w:ascii="Consolas" w:eastAsia="Times New Roman" w:hAnsi="Consolas" w:cs="Times New Roman"/>
          <w:color w:val="D4D4D4"/>
          <w:kern w:val="0"/>
          <w:sz w:val="21"/>
          <w:szCs w:val="21"/>
          <w:lang w:eastAsia="en-IN"/>
          <w14:ligatures w14:val="none"/>
        </w:rPr>
        <w:t>;</w:t>
      </w:r>
    </w:p>
    <w:p w14:paraId="02A0DC6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70343A4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AC8DF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D7BA7D"/>
          <w:kern w:val="0"/>
          <w:sz w:val="21"/>
          <w:szCs w:val="21"/>
          <w:lang w:eastAsia="en-IN"/>
          <w14:ligatures w14:val="none"/>
        </w:rPr>
        <w:t>.button:hover</w:t>
      </w:r>
      <w:r w:rsidRPr="00372B41">
        <w:rPr>
          <w:rFonts w:ascii="Consolas" w:eastAsia="Times New Roman" w:hAnsi="Consolas" w:cs="Times New Roman"/>
          <w:color w:val="D4D4D4"/>
          <w:kern w:val="0"/>
          <w:sz w:val="21"/>
          <w:szCs w:val="21"/>
          <w:lang w:eastAsia="en-IN"/>
          <w14:ligatures w14:val="none"/>
        </w:rPr>
        <w:t xml:space="preserve"> {</w:t>
      </w:r>
    </w:p>
    <w:p w14:paraId="5CCFE55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background-color</w:t>
      </w: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CE9178"/>
          <w:kern w:val="0"/>
          <w:sz w:val="21"/>
          <w:szCs w:val="21"/>
          <w:lang w:eastAsia="en-IN"/>
          <w14:ligatures w14:val="none"/>
        </w:rPr>
        <w:t>#7094ff</w:t>
      </w:r>
      <w:r w:rsidRPr="00372B41">
        <w:rPr>
          <w:rFonts w:ascii="Consolas" w:eastAsia="Times New Roman" w:hAnsi="Consolas" w:cs="Times New Roman"/>
          <w:color w:val="D4D4D4"/>
          <w:kern w:val="0"/>
          <w:sz w:val="21"/>
          <w:szCs w:val="21"/>
          <w:lang w:eastAsia="en-IN"/>
          <w14:ligatures w14:val="none"/>
        </w:rPr>
        <w:t>;</w:t>
      </w:r>
    </w:p>
    <w:p w14:paraId="2E9F4BC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w:t>
      </w:r>
    </w:p>
    <w:p w14:paraId="302AB1B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D4D4D4"/>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style</w:t>
      </w:r>
      <w:r w:rsidRPr="00372B41">
        <w:rPr>
          <w:rFonts w:ascii="Consolas" w:eastAsia="Times New Roman" w:hAnsi="Consolas" w:cs="Times New Roman"/>
          <w:color w:val="808080"/>
          <w:kern w:val="0"/>
          <w:sz w:val="21"/>
          <w:szCs w:val="21"/>
          <w:lang w:eastAsia="en-IN"/>
          <w14:ligatures w14:val="none"/>
        </w:rPr>
        <w:t>&gt;</w:t>
      </w:r>
    </w:p>
    <w:p w14:paraId="70F16C1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head</w:t>
      </w:r>
      <w:r w:rsidRPr="00372B41">
        <w:rPr>
          <w:rFonts w:ascii="Consolas" w:eastAsia="Times New Roman" w:hAnsi="Consolas" w:cs="Times New Roman"/>
          <w:color w:val="808080"/>
          <w:kern w:val="0"/>
          <w:sz w:val="21"/>
          <w:szCs w:val="21"/>
          <w:lang w:eastAsia="en-IN"/>
          <w14:ligatures w14:val="none"/>
        </w:rPr>
        <w:t>&gt;</w:t>
      </w:r>
    </w:p>
    <w:p w14:paraId="78CC6C5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body</w:t>
      </w:r>
      <w:r w:rsidRPr="00372B41">
        <w:rPr>
          <w:rFonts w:ascii="Consolas" w:eastAsia="Times New Roman" w:hAnsi="Consolas" w:cs="Times New Roman"/>
          <w:color w:val="808080"/>
          <w:kern w:val="0"/>
          <w:sz w:val="21"/>
          <w:szCs w:val="21"/>
          <w:lang w:eastAsia="en-IN"/>
          <w14:ligatures w14:val="none"/>
        </w:rPr>
        <w:t>&gt;</w:t>
      </w:r>
    </w:p>
    <w:p w14:paraId="5564680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"products"</w:t>
      </w:r>
      <w:r w:rsidRPr="00372B41">
        <w:rPr>
          <w:rFonts w:ascii="Consolas" w:eastAsia="Times New Roman" w:hAnsi="Consolas" w:cs="Times New Roman"/>
          <w:color w:val="808080"/>
          <w:kern w:val="0"/>
          <w:sz w:val="21"/>
          <w:szCs w:val="21"/>
          <w:lang w:eastAsia="en-IN"/>
          <w14:ligatures w14:val="none"/>
        </w:rPr>
        <w:t>&gt;</w:t>
      </w:r>
    </w:p>
    <w:p w14:paraId="07F766C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"product-card"</w:t>
      </w:r>
      <w:r w:rsidRPr="00372B41">
        <w:rPr>
          <w:rFonts w:ascii="Consolas" w:eastAsia="Times New Roman" w:hAnsi="Consolas" w:cs="Times New Roman"/>
          <w:color w:val="808080"/>
          <w:kern w:val="0"/>
          <w:sz w:val="21"/>
          <w:szCs w:val="21"/>
          <w:lang w:eastAsia="en-IN"/>
          <w14:ligatures w14:val="none"/>
        </w:rPr>
        <w:t>&gt;</w:t>
      </w:r>
    </w:p>
    <w:p w14:paraId="392DB2E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img</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src</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w:t>
      </w:r>
      <w:r w:rsidRPr="00372B41">
        <w:rPr>
          <w:rFonts w:ascii="Consolas" w:eastAsia="Times New Roman" w:hAnsi="Consolas" w:cs="Times New Roman"/>
          <w:color w:val="9CDCFE"/>
          <w:kern w:val="0"/>
          <w:sz w:val="21"/>
          <w:szCs w:val="21"/>
          <w:lang w:eastAsia="en-IN"/>
          <w14:ligatures w14:val="none"/>
        </w:rPr>
        <w:t>C:\Users\nspra\Downloads\s26watches.jpg.jpeg</w:t>
      </w:r>
      <w:r w:rsidRPr="00372B41">
        <w:rPr>
          <w:rFonts w:ascii="Consolas" w:eastAsia="Times New Roman" w:hAnsi="Consolas" w:cs="Times New Roman"/>
          <w:color w:val="F44747"/>
          <w:kern w:val="0"/>
          <w:sz w:val="21"/>
          <w:szCs w:val="21"/>
          <w:lang w:eastAsia="en-IN"/>
          <w14:ligatures w14:val="none"/>
        </w:rPr>
        <w:t>""</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alt</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"Samsung Galaxy Watch 6"</w:t>
      </w:r>
      <w:r w:rsidRPr="00372B41">
        <w:rPr>
          <w:rFonts w:ascii="Consolas" w:eastAsia="Times New Roman" w:hAnsi="Consolas" w:cs="Times New Roman"/>
          <w:color w:val="808080"/>
          <w:kern w:val="0"/>
          <w:sz w:val="21"/>
          <w:szCs w:val="21"/>
          <w:lang w:eastAsia="en-IN"/>
          <w14:ligatures w14:val="none"/>
        </w:rPr>
        <w:t>&gt;</w:t>
      </w:r>
    </w:p>
    <w:p w14:paraId="29356259"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Samsung Galaxy Watch 6</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p>
    <w:p w14:paraId="000AB1A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$169</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354ED5F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lastRenderedPageBreak/>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Add to Cart</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p>
    <w:p w14:paraId="2C72832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401F29CB"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"product-card"</w:t>
      </w:r>
      <w:r w:rsidRPr="00372B41">
        <w:rPr>
          <w:rFonts w:ascii="Consolas" w:eastAsia="Times New Roman" w:hAnsi="Consolas" w:cs="Times New Roman"/>
          <w:color w:val="808080"/>
          <w:kern w:val="0"/>
          <w:sz w:val="21"/>
          <w:szCs w:val="21"/>
          <w:lang w:eastAsia="en-IN"/>
          <w14:ligatures w14:val="none"/>
        </w:rPr>
        <w:t>&gt;</w:t>
      </w:r>
    </w:p>
    <w:p w14:paraId="06931F6D"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img</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src</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w:t>
      </w:r>
      <w:r w:rsidRPr="00372B41">
        <w:rPr>
          <w:rFonts w:ascii="Consolas" w:eastAsia="Times New Roman" w:hAnsi="Consolas" w:cs="Times New Roman"/>
          <w:color w:val="9CDCFE"/>
          <w:kern w:val="0"/>
          <w:sz w:val="21"/>
          <w:szCs w:val="21"/>
          <w:lang w:eastAsia="en-IN"/>
          <w14:ligatures w14:val="none"/>
        </w:rPr>
        <w:t>C:\Users\nspra\Downloads\earpodes.jpg.jpeg</w:t>
      </w:r>
      <w:r w:rsidRPr="00372B41">
        <w:rPr>
          <w:rFonts w:ascii="Consolas" w:eastAsia="Times New Roman" w:hAnsi="Consolas" w:cs="Times New Roman"/>
          <w:color w:val="F44747"/>
          <w:kern w:val="0"/>
          <w:sz w:val="21"/>
          <w:szCs w:val="21"/>
          <w:lang w:eastAsia="en-IN"/>
          <w14:ligatures w14:val="none"/>
        </w:rPr>
        <w:t>""</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&gt;</w:t>
      </w:r>
    </w:p>
    <w:p w14:paraId="5529416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Samsung Galaxy Buds 4</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p>
    <w:p w14:paraId="2AC018F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$249</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26899252"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Add to Cart</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p>
    <w:p w14:paraId="06BF132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6B4F98C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"product-card"</w:t>
      </w:r>
      <w:r w:rsidRPr="00372B41">
        <w:rPr>
          <w:rFonts w:ascii="Consolas" w:eastAsia="Times New Roman" w:hAnsi="Consolas" w:cs="Times New Roman"/>
          <w:color w:val="808080"/>
          <w:kern w:val="0"/>
          <w:sz w:val="21"/>
          <w:szCs w:val="21"/>
          <w:lang w:eastAsia="en-IN"/>
          <w14:ligatures w14:val="none"/>
        </w:rPr>
        <w:t>&gt;</w:t>
      </w:r>
    </w:p>
    <w:p w14:paraId="67A639E1"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img</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src</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w:t>
      </w:r>
      <w:r w:rsidRPr="00372B41">
        <w:rPr>
          <w:rFonts w:ascii="Consolas" w:eastAsia="Times New Roman" w:hAnsi="Consolas" w:cs="Times New Roman"/>
          <w:color w:val="9CDCFE"/>
          <w:kern w:val="0"/>
          <w:sz w:val="21"/>
          <w:szCs w:val="21"/>
          <w:lang w:eastAsia="en-IN"/>
          <w14:ligatures w14:val="none"/>
        </w:rPr>
        <w:t>C:\Users\nspra\Downloads\ring.jpg.jpeg</w:t>
      </w:r>
      <w:r w:rsidRPr="00372B41">
        <w:rPr>
          <w:rFonts w:ascii="Consolas" w:eastAsia="Times New Roman" w:hAnsi="Consolas" w:cs="Times New Roman"/>
          <w:color w:val="F44747"/>
          <w:kern w:val="0"/>
          <w:sz w:val="21"/>
          <w:szCs w:val="21"/>
          <w:lang w:eastAsia="en-IN"/>
          <w14:ligatures w14:val="none"/>
        </w:rPr>
        <w:t>""</w:t>
      </w:r>
      <w:r w:rsidRPr="00372B41">
        <w:rPr>
          <w:rFonts w:ascii="Consolas" w:eastAsia="Times New Roman" w:hAnsi="Consolas" w:cs="Times New Roman"/>
          <w:color w:val="808080"/>
          <w:kern w:val="0"/>
          <w:sz w:val="21"/>
          <w:szCs w:val="21"/>
          <w:lang w:eastAsia="en-IN"/>
          <w14:ligatures w14:val="none"/>
        </w:rPr>
        <w:t>&gt;</w:t>
      </w:r>
    </w:p>
    <w:p w14:paraId="6F07502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 xml:space="preserve">Samsung Galaxy ring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p>
    <w:p w14:paraId="069B5CE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$459</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11472D3C"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Add to Cart</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p>
    <w:p w14:paraId="729F162F"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5C22FC8A"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"product-card"</w:t>
      </w:r>
      <w:r w:rsidRPr="00372B41">
        <w:rPr>
          <w:rFonts w:ascii="Consolas" w:eastAsia="Times New Roman" w:hAnsi="Consolas" w:cs="Times New Roman"/>
          <w:color w:val="808080"/>
          <w:kern w:val="0"/>
          <w:sz w:val="21"/>
          <w:szCs w:val="21"/>
          <w:lang w:eastAsia="en-IN"/>
          <w14:ligatures w14:val="none"/>
        </w:rPr>
        <w:t>&gt;</w:t>
      </w:r>
    </w:p>
    <w:p w14:paraId="453F1086"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img</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src</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w:t>
      </w:r>
      <w:r w:rsidRPr="00372B41">
        <w:rPr>
          <w:rFonts w:ascii="Consolas" w:eastAsia="Times New Roman" w:hAnsi="Consolas" w:cs="Times New Roman"/>
          <w:color w:val="9CDCFE"/>
          <w:kern w:val="0"/>
          <w:sz w:val="21"/>
          <w:szCs w:val="21"/>
          <w:lang w:eastAsia="en-IN"/>
          <w14:ligatures w14:val="none"/>
        </w:rPr>
        <w:t>C:\Users\nspra\Downloads\s26backcase.jpg.jpeg</w:t>
      </w:r>
      <w:r w:rsidRPr="00372B41">
        <w:rPr>
          <w:rFonts w:ascii="Consolas" w:eastAsia="Times New Roman" w:hAnsi="Consolas" w:cs="Times New Roman"/>
          <w:color w:val="F44747"/>
          <w:kern w:val="0"/>
          <w:sz w:val="21"/>
          <w:szCs w:val="21"/>
          <w:lang w:eastAsia="en-IN"/>
          <w14:ligatures w14:val="none"/>
        </w:rPr>
        <w:t>""</w:t>
      </w:r>
      <w:r w:rsidRPr="00372B41">
        <w:rPr>
          <w:rFonts w:ascii="Consolas" w:eastAsia="Times New Roman" w:hAnsi="Consolas" w:cs="Times New Roman"/>
          <w:color w:val="808080"/>
          <w:kern w:val="0"/>
          <w:sz w:val="21"/>
          <w:szCs w:val="21"/>
          <w:lang w:eastAsia="en-IN"/>
          <w14:ligatures w14:val="none"/>
        </w:rPr>
        <w:t>&gt;</w:t>
      </w:r>
    </w:p>
    <w:p w14:paraId="1F69CF1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 xml:space="preserve">Samsung S26 case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h3</w:t>
      </w:r>
      <w:r w:rsidRPr="00372B41">
        <w:rPr>
          <w:rFonts w:ascii="Consolas" w:eastAsia="Times New Roman" w:hAnsi="Consolas" w:cs="Times New Roman"/>
          <w:color w:val="808080"/>
          <w:kern w:val="0"/>
          <w:sz w:val="21"/>
          <w:szCs w:val="21"/>
          <w:lang w:eastAsia="en-IN"/>
          <w14:ligatures w14:val="none"/>
        </w:rPr>
        <w:t>&gt;</w:t>
      </w:r>
    </w:p>
    <w:p w14:paraId="393A0968"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$59</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p</w:t>
      </w:r>
      <w:r w:rsidRPr="00372B41">
        <w:rPr>
          <w:rFonts w:ascii="Consolas" w:eastAsia="Times New Roman" w:hAnsi="Consolas" w:cs="Times New Roman"/>
          <w:color w:val="808080"/>
          <w:kern w:val="0"/>
          <w:sz w:val="21"/>
          <w:szCs w:val="21"/>
          <w:lang w:eastAsia="en-IN"/>
          <w14:ligatures w14:val="none"/>
        </w:rPr>
        <w:t>&gt;</w:t>
      </w:r>
    </w:p>
    <w:p w14:paraId="0287BE24"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9CDCFE"/>
          <w:kern w:val="0"/>
          <w:sz w:val="21"/>
          <w:szCs w:val="21"/>
          <w:lang w:eastAsia="en-IN"/>
          <w14:ligatures w14:val="none"/>
        </w:rPr>
        <w:t>class</w:t>
      </w:r>
      <w:r w:rsidRPr="00372B41">
        <w:rPr>
          <w:rFonts w:ascii="Consolas" w:eastAsia="Times New Roman" w:hAnsi="Consolas" w:cs="Times New Roman"/>
          <w:color w:val="CCCCCC"/>
          <w:kern w:val="0"/>
          <w:sz w:val="21"/>
          <w:szCs w:val="21"/>
          <w:lang w:eastAsia="en-IN"/>
          <w14:ligatures w14:val="none"/>
        </w:rPr>
        <w:t>=</w:t>
      </w:r>
      <w:r w:rsidRPr="00372B41">
        <w:rPr>
          <w:rFonts w:ascii="Consolas" w:eastAsia="Times New Roman" w:hAnsi="Consolas" w:cs="Times New Roman"/>
          <w:color w:val="CE9178"/>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r w:rsidRPr="00372B41">
        <w:rPr>
          <w:rFonts w:ascii="Consolas" w:eastAsia="Times New Roman" w:hAnsi="Consolas" w:cs="Times New Roman"/>
          <w:color w:val="CCCCCC"/>
          <w:kern w:val="0"/>
          <w:sz w:val="21"/>
          <w:szCs w:val="21"/>
          <w:lang w:eastAsia="en-IN"/>
          <w14:ligatures w14:val="none"/>
        </w:rPr>
        <w:t>Add to Cart</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button</w:t>
      </w:r>
      <w:r w:rsidRPr="00372B41">
        <w:rPr>
          <w:rFonts w:ascii="Consolas" w:eastAsia="Times New Roman" w:hAnsi="Consolas" w:cs="Times New Roman"/>
          <w:color w:val="808080"/>
          <w:kern w:val="0"/>
          <w:sz w:val="21"/>
          <w:szCs w:val="21"/>
          <w:lang w:eastAsia="en-IN"/>
          <w14:ligatures w14:val="none"/>
        </w:rPr>
        <w:t>&gt;</w:t>
      </w:r>
    </w:p>
    <w:p w14:paraId="2C961903"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154A48D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CCCCCC"/>
          <w:kern w:val="0"/>
          <w:sz w:val="21"/>
          <w:szCs w:val="21"/>
          <w:lang w:eastAsia="en-IN"/>
          <w14:ligatures w14:val="none"/>
        </w:rPr>
        <w:t xml:space="preserve">        </w:t>
      </w: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div</w:t>
      </w:r>
      <w:r w:rsidRPr="00372B41">
        <w:rPr>
          <w:rFonts w:ascii="Consolas" w:eastAsia="Times New Roman" w:hAnsi="Consolas" w:cs="Times New Roman"/>
          <w:color w:val="808080"/>
          <w:kern w:val="0"/>
          <w:sz w:val="21"/>
          <w:szCs w:val="21"/>
          <w:lang w:eastAsia="en-IN"/>
          <w14:ligatures w14:val="none"/>
        </w:rPr>
        <w:t>&gt;</w:t>
      </w:r>
    </w:p>
    <w:p w14:paraId="5DD8DB75" w14:textId="77777777" w:rsidR="00372B41" w:rsidRPr="00372B41" w:rsidRDefault="00372B41" w:rsidP="00372B4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2B41">
        <w:rPr>
          <w:rFonts w:ascii="Consolas" w:eastAsia="Times New Roman" w:hAnsi="Consolas" w:cs="Times New Roman"/>
          <w:color w:val="808080"/>
          <w:kern w:val="0"/>
          <w:sz w:val="21"/>
          <w:szCs w:val="21"/>
          <w:lang w:eastAsia="en-IN"/>
          <w14:ligatures w14:val="none"/>
        </w:rPr>
        <w:t>&lt;/</w:t>
      </w:r>
      <w:r w:rsidRPr="00372B41">
        <w:rPr>
          <w:rFonts w:ascii="Consolas" w:eastAsia="Times New Roman" w:hAnsi="Consolas" w:cs="Times New Roman"/>
          <w:color w:val="569CD6"/>
          <w:kern w:val="0"/>
          <w:sz w:val="21"/>
          <w:szCs w:val="21"/>
          <w:lang w:eastAsia="en-IN"/>
          <w14:ligatures w14:val="none"/>
        </w:rPr>
        <w:t>body</w:t>
      </w:r>
      <w:r w:rsidRPr="00372B41">
        <w:rPr>
          <w:rFonts w:ascii="Consolas" w:eastAsia="Times New Roman" w:hAnsi="Consolas" w:cs="Times New Roman"/>
          <w:color w:val="808080"/>
          <w:kern w:val="0"/>
          <w:sz w:val="21"/>
          <w:szCs w:val="21"/>
          <w:lang w:eastAsia="en-IN"/>
          <w14:ligatures w14:val="none"/>
        </w:rPr>
        <w:t>&gt;</w:t>
      </w:r>
    </w:p>
    <w:p w14:paraId="077F0B8B" w14:textId="77777777" w:rsidR="00372B41" w:rsidRDefault="00372B41" w:rsidP="00342B3B">
      <w:pPr>
        <w:tabs>
          <w:tab w:val="left" w:pos="1068"/>
        </w:tabs>
        <w:rPr>
          <w:rFonts w:ascii="Aptos" w:hAnsi="Aptos"/>
          <w:sz w:val="48"/>
          <w:szCs w:val="48"/>
        </w:rPr>
      </w:pPr>
    </w:p>
    <w:p w14:paraId="543E29AF" w14:textId="7151E5BA" w:rsidR="0065241B" w:rsidRDefault="0065241B" w:rsidP="00342B3B">
      <w:pPr>
        <w:tabs>
          <w:tab w:val="left" w:pos="1068"/>
        </w:tabs>
        <w:rPr>
          <w:rFonts w:ascii="Aptos" w:hAnsi="Aptos"/>
          <w:sz w:val="48"/>
          <w:szCs w:val="48"/>
        </w:rPr>
      </w:pPr>
      <w:r>
        <w:rPr>
          <w:rFonts w:ascii="Aptos" w:hAnsi="Aptos"/>
          <w:sz w:val="48"/>
          <w:szCs w:val="48"/>
        </w:rPr>
        <w:t>CLOTHES.HTML:</w:t>
      </w:r>
    </w:p>
    <w:p w14:paraId="7AA5C9DA"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DOCTYPE</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html</w:t>
      </w:r>
      <w:r w:rsidRPr="0065241B">
        <w:rPr>
          <w:rFonts w:ascii="Consolas" w:eastAsia="Times New Roman" w:hAnsi="Consolas" w:cs="Times New Roman"/>
          <w:color w:val="808080"/>
          <w:kern w:val="0"/>
          <w:sz w:val="21"/>
          <w:szCs w:val="21"/>
          <w:lang w:eastAsia="en-IN"/>
          <w14:ligatures w14:val="none"/>
        </w:rPr>
        <w:t>&gt;</w:t>
      </w:r>
    </w:p>
    <w:p w14:paraId="453DA2D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html</w:t>
      </w:r>
      <w:r w:rsidRPr="0065241B">
        <w:rPr>
          <w:rFonts w:ascii="Consolas" w:eastAsia="Times New Roman" w:hAnsi="Consolas" w:cs="Times New Roman"/>
          <w:color w:val="808080"/>
          <w:kern w:val="0"/>
          <w:sz w:val="21"/>
          <w:szCs w:val="21"/>
          <w:lang w:eastAsia="en-IN"/>
          <w14:ligatures w14:val="none"/>
        </w:rPr>
        <w:t>&gt;</w:t>
      </w:r>
    </w:p>
    <w:p w14:paraId="689CC24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head</w:t>
      </w:r>
      <w:r w:rsidRPr="0065241B">
        <w:rPr>
          <w:rFonts w:ascii="Consolas" w:eastAsia="Times New Roman" w:hAnsi="Consolas" w:cs="Times New Roman"/>
          <w:color w:val="808080"/>
          <w:kern w:val="0"/>
          <w:sz w:val="21"/>
          <w:szCs w:val="21"/>
          <w:lang w:eastAsia="en-IN"/>
          <w14:ligatures w14:val="none"/>
        </w:rPr>
        <w:t>&gt;</w:t>
      </w:r>
    </w:p>
    <w:p w14:paraId="60D63C7D"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title</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Clothes</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title</w:t>
      </w:r>
      <w:r w:rsidRPr="0065241B">
        <w:rPr>
          <w:rFonts w:ascii="Consolas" w:eastAsia="Times New Roman" w:hAnsi="Consolas" w:cs="Times New Roman"/>
          <w:color w:val="808080"/>
          <w:kern w:val="0"/>
          <w:sz w:val="21"/>
          <w:szCs w:val="21"/>
          <w:lang w:eastAsia="en-IN"/>
          <w14:ligatures w14:val="none"/>
        </w:rPr>
        <w:t>&gt;</w:t>
      </w:r>
    </w:p>
    <w:p w14:paraId="15DB7CAD"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style</w:t>
      </w:r>
      <w:r w:rsidRPr="0065241B">
        <w:rPr>
          <w:rFonts w:ascii="Consolas" w:eastAsia="Times New Roman" w:hAnsi="Consolas" w:cs="Times New Roman"/>
          <w:color w:val="808080"/>
          <w:kern w:val="0"/>
          <w:sz w:val="21"/>
          <w:szCs w:val="21"/>
          <w:lang w:eastAsia="en-IN"/>
          <w14:ligatures w14:val="none"/>
        </w:rPr>
        <w:t>&gt;</w:t>
      </w:r>
    </w:p>
    <w:p w14:paraId="204AB69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body</w:t>
      </w:r>
      <w:r w:rsidRPr="0065241B">
        <w:rPr>
          <w:rFonts w:ascii="Consolas" w:eastAsia="Times New Roman" w:hAnsi="Consolas" w:cs="Times New Roman"/>
          <w:color w:val="D4D4D4"/>
          <w:kern w:val="0"/>
          <w:sz w:val="21"/>
          <w:szCs w:val="21"/>
          <w:lang w:eastAsia="en-IN"/>
          <w14:ligatures w14:val="none"/>
        </w:rPr>
        <w:t xml:space="preserve"> {</w:t>
      </w:r>
    </w:p>
    <w:p w14:paraId="6D4B8C1B"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margin</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0</w:t>
      </w:r>
      <w:r w:rsidRPr="0065241B">
        <w:rPr>
          <w:rFonts w:ascii="Consolas" w:eastAsia="Times New Roman" w:hAnsi="Consolas" w:cs="Times New Roman"/>
          <w:color w:val="D4D4D4"/>
          <w:kern w:val="0"/>
          <w:sz w:val="21"/>
          <w:szCs w:val="21"/>
          <w:lang w:eastAsia="en-IN"/>
          <w14:ligatures w14:val="none"/>
        </w:rPr>
        <w:t>;</w:t>
      </w:r>
    </w:p>
    <w:p w14:paraId="064ACC11"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background-color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aliceblue</w:t>
      </w:r>
      <w:r w:rsidRPr="0065241B">
        <w:rPr>
          <w:rFonts w:ascii="Consolas" w:eastAsia="Times New Roman" w:hAnsi="Consolas" w:cs="Times New Roman"/>
          <w:color w:val="D4D4D4"/>
          <w:kern w:val="0"/>
          <w:sz w:val="21"/>
          <w:szCs w:val="21"/>
          <w:lang w:eastAsia="en-IN"/>
          <w14:ligatures w14:val="none"/>
        </w:rPr>
        <w:t>;</w:t>
      </w:r>
    </w:p>
    <w:p w14:paraId="7E835D2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font-family</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sans-serif</w:t>
      </w:r>
      <w:r w:rsidRPr="0065241B">
        <w:rPr>
          <w:rFonts w:ascii="Consolas" w:eastAsia="Times New Roman" w:hAnsi="Consolas" w:cs="Times New Roman"/>
          <w:color w:val="D4D4D4"/>
          <w:kern w:val="0"/>
          <w:sz w:val="21"/>
          <w:szCs w:val="21"/>
          <w:lang w:eastAsia="en-IN"/>
          <w14:ligatures w14:val="none"/>
        </w:rPr>
        <w:t>;</w:t>
      </w:r>
    </w:p>
    <w:p w14:paraId="109964C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67BB13F5"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F981A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p>
    <w:p w14:paraId="14EFFA34"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.products</w:t>
      </w:r>
      <w:r w:rsidRPr="0065241B">
        <w:rPr>
          <w:rFonts w:ascii="Consolas" w:eastAsia="Times New Roman" w:hAnsi="Consolas" w:cs="Times New Roman"/>
          <w:color w:val="D4D4D4"/>
          <w:kern w:val="0"/>
          <w:sz w:val="21"/>
          <w:szCs w:val="21"/>
          <w:lang w:eastAsia="en-IN"/>
          <w14:ligatures w14:val="none"/>
        </w:rPr>
        <w:t xml:space="preserve"> {</w:t>
      </w:r>
    </w:p>
    <w:p w14:paraId="555E4D25"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grid-area</w:t>
      </w:r>
      <w:r w:rsidRPr="0065241B">
        <w:rPr>
          <w:rFonts w:ascii="Consolas" w:eastAsia="Times New Roman" w:hAnsi="Consolas" w:cs="Times New Roman"/>
          <w:color w:val="D4D4D4"/>
          <w:kern w:val="0"/>
          <w:sz w:val="21"/>
          <w:szCs w:val="21"/>
          <w:lang w:eastAsia="en-IN"/>
          <w14:ligatures w14:val="none"/>
        </w:rPr>
        <w:t>: products;</w:t>
      </w:r>
    </w:p>
    <w:p w14:paraId="1DC25D6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display</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grid</w:t>
      </w:r>
      <w:r w:rsidRPr="0065241B">
        <w:rPr>
          <w:rFonts w:ascii="Consolas" w:eastAsia="Times New Roman" w:hAnsi="Consolas" w:cs="Times New Roman"/>
          <w:color w:val="D4D4D4"/>
          <w:kern w:val="0"/>
          <w:sz w:val="21"/>
          <w:szCs w:val="21"/>
          <w:lang w:eastAsia="en-IN"/>
          <w14:ligatures w14:val="none"/>
        </w:rPr>
        <w:t>;</w:t>
      </w:r>
    </w:p>
    <w:p w14:paraId="44854361"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grid-template-columns</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CDCAA"/>
          <w:kern w:val="0"/>
          <w:sz w:val="21"/>
          <w:szCs w:val="21"/>
          <w:lang w:eastAsia="en-IN"/>
          <w14:ligatures w14:val="none"/>
        </w:rPr>
        <w:t>repeat</w:t>
      </w:r>
      <w:r w:rsidRPr="0065241B">
        <w:rPr>
          <w:rFonts w:ascii="Consolas" w:eastAsia="Times New Roman" w:hAnsi="Consolas" w:cs="Times New Roman"/>
          <w:color w:val="D4D4D4"/>
          <w:kern w:val="0"/>
          <w:sz w:val="21"/>
          <w:szCs w:val="21"/>
          <w:lang w:eastAsia="en-IN"/>
          <w14:ligatures w14:val="none"/>
        </w:rPr>
        <w:t>(</w:t>
      </w:r>
      <w:r w:rsidRPr="0065241B">
        <w:rPr>
          <w:rFonts w:ascii="Consolas" w:eastAsia="Times New Roman" w:hAnsi="Consolas" w:cs="Times New Roman"/>
          <w:color w:val="B5CEA8"/>
          <w:kern w:val="0"/>
          <w:sz w:val="21"/>
          <w:szCs w:val="21"/>
          <w:lang w:eastAsia="en-IN"/>
          <w14:ligatures w14:val="none"/>
        </w:rPr>
        <w:t>2</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1fr</w:t>
      </w:r>
      <w:r w:rsidRPr="0065241B">
        <w:rPr>
          <w:rFonts w:ascii="Consolas" w:eastAsia="Times New Roman" w:hAnsi="Consolas" w:cs="Times New Roman"/>
          <w:color w:val="D4D4D4"/>
          <w:kern w:val="0"/>
          <w:sz w:val="21"/>
          <w:szCs w:val="21"/>
          <w:lang w:eastAsia="en-IN"/>
          <w14:ligatures w14:val="none"/>
        </w:rPr>
        <w:t>);</w:t>
      </w:r>
    </w:p>
    <w:p w14:paraId="4776C4B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gap</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20px</w:t>
      </w:r>
      <w:r w:rsidRPr="0065241B">
        <w:rPr>
          <w:rFonts w:ascii="Consolas" w:eastAsia="Times New Roman" w:hAnsi="Consolas" w:cs="Times New Roman"/>
          <w:color w:val="D4D4D4"/>
          <w:kern w:val="0"/>
          <w:sz w:val="21"/>
          <w:szCs w:val="21"/>
          <w:lang w:eastAsia="en-IN"/>
          <w14:ligatures w14:val="none"/>
        </w:rPr>
        <w:t>;</w:t>
      </w:r>
    </w:p>
    <w:p w14:paraId="3265909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padding</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20px</w:t>
      </w:r>
      <w:r w:rsidRPr="0065241B">
        <w:rPr>
          <w:rFonts w:ascii="Consolas" w:eastAsia="Times New Roman" w:hAnsi="Consolas" w:cs="Times New Roman"/>
          <w:color w:val="D4D4D4"/>
          <w:kern w:val="0"/>
          <w:sz w:val="21"/>
          <w:szCs w:val="21"/>
          <w:lang w:eastAsia="en-IN"/>
          <w14:ligatures w14:val="none"/>
        </w:rPr>
        <w:t>;</w:t>
      </w:r>
    </w:p>
    <w:p w14:paraId="7D68270C"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1FAEFAC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D7BB9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.product-card</w:t>
      </w:r>
      <w:r w:rsidRPr="0065241B">
        <w:rPr>
          <w:rFonts w:ascii="Consolas" w:eastAsia="Times New Roman" w:hAnsi="Consolas" w:cs="Times New Roman"/>
          <w:color w:val="D4D4D4"/>
          <w:kern w:val="0"/>
          <w:sz w:val="21"/>
          <w:szCs w:val="21"/>
          <w:lang w:eastAsia="en-IN"/>
          <w14:ligatures w14:val="none"/>
        </w:rPr>
        <w:t xml:space="preserve"> {</w:t>
      </w:r>
    </w:p>
    <w:p w14:paraId="6D43C5F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background</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white</w:t>
      </w:r>
      <w:r w:rsidRPr="0065241B">
        <w:rPr>
          <w:rFonts w:ascii="Consolas" w:eastAsia="Times New Roman" w:hAnsi="Consolas" w:cs="Times New Roman"/>
          <w:color w:val="D4D4D4"/>
          <w:kern w:val="0"/>
          <w:sz w:val="21"/>
          <w:szCs w:val="21"/>
          <w:lang w:eastAsia="en-IN"/>
          <w14:ligatures w14:val="none"/>
        </w:rPr>
        <w:t>;</w:t>
      </w:r>
    </w:p>
    <w:p w14:paraId="5C0EDDE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border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1px</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solid</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#ddd</w:t>
      </w:r>
      <w:r w:rsidRPr="0065241B">
        <w:rPr>
          <w:rFonts w:ascii="Consolas" w:eastAsia="Times New Roman" w:hAnsi="Consolas" w:cs="Times New Roman"/>
          <w:color w:val="D4D4D4"/>
          <w:kern w:val="0"/>
          <w:sz w:val="21"/>
          <w:szCs w:val="21"/>
          <w:lang w:eastAsia="en-IN"/>
          <w14:ligatures w14:val="none"/>
        </w:rPr>
        <w:t>;</w:t>
      </w:r>
    </w:p>
    <w:p w14:paraId="4164289C"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padding</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20px</w:t>
      </w:r>
      <w:r w:rsidRPr="0065241B">
        <w:rPr>
          <w:rFonts w:ascii="Consolas" w:eastAsia="Times New Roman" w:hAnsi="Consolas" w:cs="Times New Roman"/>
          <w:color w:val="D4D4D4"/>
          <w:kern w:val="0"/>
          <w:sz w:val="21"/>
          <w:szCs w:val="21"/>
          <w:lang w:eastAsia="en-IN"/>
          <w14:ligatures w14:val="none"/>
        </w:rPr>
        <w:t>;</w:t>
      </w:r>
    </w:p>
    <w:p w14:paraId="3A76B0E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lastRenderedPageBreak/>
        <w:t xml:space="preserve">            </w:t>
      </w:r>
      <w:r w:rsidRPr="0065241B">
        <w:rPr>
          <w:rFonts w:ascii="Consolas" w:eastAsia="Times New Roman" w:hAnsi="Consolas" w:cs="Times New Roman"/>
          <w:color w:val="9CDCFE"/>
          <w:kern w:val="0"/>
          <w:sz w:val="21"/>
          <w:szCs w:val="21"/>
          <w:lang w:eastAsia="en-IN"/>
          <w14:ligatures w14:val="none"/>
        </w:rPr>
        <w:t>text-align</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center</w:t>
      </w:r>
      <w:r w:rsidRPr="0065241B">
        <w:rPr>
          <w:rFonts w:ascii="Consolas" w:eastAsia="Times New Roman" w:hAnsi="Consolas" w:cs="Times New Roman"/>
          <w:color w:val="D4D4D4"/>
          <w:kern w:val="0"/>
          <w:sz w:val="21"/>
          <w:szCs w:val="21"/>
          <w:lang w:eastAsia="en-IN"/>
          <w14:ligatures w14:val="none"/>
        </w:rPr>
        <w:t>;</w:t>
      </w:r>
    </w:p>
    <w:p w14:paraId="766D6BA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border-radius</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8px</w:t>
      </w:r>
      <w:r w:rsidRPr="0065241B">
        <w:rPr>
          <w:rFonts w:ascii="Consolas" w:eastAsia="Times New Roman" w:hAnsi="Consolas" w:cs="Times New Roman"/>
          <w:color w:val="D4D4D4"/>
          <w:kern w:val="0"/>
          <w:sz w:val="21"/>
          <w:szCs w:val="21"/>
          <w:lang w:eastAsia="en-IN"/>
          <w14:ligatures w14:val="none"/>
        </w:rPr>
        <w:t>;</w:t>
      </w:r>
    </w:p>
    <w:p w14:paraId="5EC7C86C"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3160C0A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img</w:t>
      </w:r>
      <w:r w:rsidRPr="0065241B">
        <w:rPr>
          <w:rFonts w:ascii="Consolas" w:eastAsia="Times New Roman" w:hAnsi="Consolas" w:cs="Times New Roman"/>
          <w:color w:val="D4D4D4"/>
          <w:kern w:val="0"/>
          <w:sz w:val="21"/>
          <w:szCs w:val="21"/>
          <w:lang w:eastAsia="en-IN"/>
          <w14:ligatures w14:val="none"/>
        </w:rPr>
        <w:t>{</w:t>
      </w:r>
    </w:p>
    <w:p w14:paraId="67CBDCAC"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width</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120px</w:t>
      </w:r>
      <w:r w:rsidRPr="0065241B">
        <w:rPr>
          <w:rFonts w:ascii="Consolas" w:eastAsia="Times New Roman" w:hAnsi="Consolas" w:cs="Times New Roman"/>
          <w:color w:val="D4D4D4"/>
          <w:kern w:val="0"/>
          <w:sz w:val="21"/>
          <w:szCs w:val="21"/>
          <w:lang w:eastAsia="en-IN"/>
          <w14:ligatures w14:val="none"/>
        </w:rPr>
        <w:t>;</w:t>
      </w:r>
    </w:p>
    <w:p w14:paraId="12DDA50E"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height</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auto</w:t>
      </w:r>
      <w:r w:rsidRPr="0065241B">
        <w:rPr>
          <w:rFonts w:ascii="Consolas" w:eastAsia="Times New Roman" w:hAnsi="Consolas" w:cs="Times New Roman"/>
          <w:color w:val="D4D4D4"/>
          <w:kern w:val="0"/>
          <w:sz w:val="21"/>
          <w:szCs w:val="21"/>
          <w:lang w:eastAsia="en-IN"/>
          <w14:ligatures w14:val="none"/>
        </w:rPr>
        <w:t>;</w:t>
      </w:r>
    </w:p>
    <w:p w14:paraId="5C11B325"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border-radius</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8px</w:t>
      </w:r>
      <w:r w:rsidRPr="0065241B">
        <w:rPr>
          <w:rFonts w:ascii="Consolas" w:eastAsia="Times New Roman" w:hAnsi="Consolas" w:cs="Times New Roman"/>
          <w:color w:val="D4D4D4"/>
          <w:kern w:val="0"/>
          <w:sz w:val="21"/>
          <w:szCs w:val="21"/>
          <w:lang w:eastAsia="en-IN"/>
          <w14:ligatures w14:val="none"/>
        </w:rPr>
        <w:t>;</w:t>
      </w:r>
    </w:p>
    <w:p w14:paraId="2E1280F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16EA342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.p</w:t>
      </w:r>
      <w:r w:rsidRPr="0065241B">
        <w:rPr>
          <w:rFonts w:ascii="Consolas" w:eastAsia="Times New Roman" w:hAnsi="Consolas" w:cs="Times New Roman"/>
          <w:color w:val="D4D4D4"/>
          <w:kern w:val="0"/>
          <w:sz w:val="21"/>
          <w:szCs w:val="21"/>
          <w:lang w:eastAsia="en-IN"/>
          <w14:ligatures w14:val="none"/>
        </w:rPr>
        <w:t>{</w:t>
      </w:r>
    </w:p>
    <w:p w14:paraId="31DEE33B"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text-align</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center</w:t>
      </w:r>
      <w:r w:rsidRPr="0065241B">
        <w:rPr>
          <w:rFonts w:ascii="Consolas" w:eastAsia="Times New Roman" w:hAnsi="Consolas" w:cs="Times New Roman"/>
          <w:color w:val="D4D4D4"/>
          <w:kern w:val="0"/>
          <w:sz w:val="21"/>
          <w:szCs w:val="21"/>
          <w:lang w:eastAsia="en-IN"/>
          <w14:ligatures w14:val="none"/>
        </w:rPr>
        <w:t>;</w:t>
      </w:r>
    </w:p>
    <w:p w14:paraId="4EC010F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background-color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tomato</w:t>
      </w:r>
      <w:r w:rsidRPr="0065241B">
        <w:rPr>
          <w:rFonts w:ascii="Consolas" w:eastAsia="Times New Roman" w:hAnsi="Consolas" w:cs="Times New Roman"/>
          <w:color w:val="D4D4D4"/>
          <w:kern w:val="0"/>
          <w:sz w:val="21"/>
          <w:szCs w:val="21"/>
          <w:lang w:eastAsia="en-IN"/>
          <w14:ligatures w14:val="none"/>
        </w:rPr>
        <w:t>;</w:t>
      </w:r>
    </w:p>
    <w:p w14:paraId="3957DF5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align-items</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center</w:t>
      </w:r>
      <w:r w:rsidRPr="0065241B">
        <w:rPr>
          <w:rFonts w:ascii="Consolas" w:eastAsia="Times New Roman" w:hAnsi="Consolas" w:cs="Times New Roman"/>
          <w:color w:val="D4D4D4"/>
          <w:kern w:val="0"/>
          <w:sz w:val="21"/>
          <w:szCs w:val="21"/>
          <w:lang w:eastAsia="en-IN"/>
          <w14:ligatures w14:val="none"/>
        </w:rPr>
        <w:t>;</w:t>
      </w:r>
    </w:p>
    <w:p w14:paraId="7B1F35D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776145E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p>
    <w:p w14:paraId="69C3B62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303DDB"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.button</w:t>
      </w:r>
      <w:r w:rsidRPr="0065241B">
        <w:rPr>
          <w:rFonts w:ascii="Consolas" w:eastAsia="Times New Roman" w:hAnsi="Consolas" w:cs="Times New Roman"/>
          <w:color w:val="D4D4D4"/>
          <w:kern w:val="0"/>
          <w:sz w:val="21"/>
          <w:szCs w:val="21"/>
          <w:lang w:eastAsia="en-IN"/>
          <w14:ligatures w14:val="none"/>
        </w:rPr>
        <w:t xml:space="preserve"> {</w:t>
      </w:r>
    </w:p>
    <w:p w14:paraId="19C1B0CF"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background-color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blue</w:t>
      </w:r>
      <w:r w:rsidRPr="0065241B">
        <w:rPr>
          <w:rFonts w:ascii="Consolas" w:eastAsia="Times New Roman" w:hAnsi="Consolas" w:cs="Times New Roman"/>
          <w:color w:val="D4D4D4"/>
          <w:kern w:val="0"/>
          <w:sz w:val="21"/>
          <w:szCs w:val="21"/>
          <w:lang w:eastAsia="en-IN"/>
          <w14:ligatures w14:val="none"/>
        </w:rPr>
        <w:t>;</w:t>
      </w:r>
    </w:p>
    <w:p w14:paraId="36A8BC2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color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white</w:t>
      </w:r>
      <w:r w:rsidRPr="0065241B">
        <w:rPr>
          <w:rFonts w:ascii="Consolas" w:eastAsia="Times New Roman" w:hAnsi="Consolas" w:cs="Times New Roman"/>
          <w:color w:val="D4D4D4"/>
          <w:kern w:val="0"/>
          <w:sz w:val="21"/>
          <w:szCs w:val="21"/>
          <w:lang w:eastAsia="en-IN"/>
          <w14:ligatures w14:val="none"/>
        </w:rPr>
        <w:t>;</w:t>
      </w:r>
    </w:p>
    <w:p w14:paraId="024724E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border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none</w:t>
      </w:r>
      <w:r w:rsidRPr="0065241B">
        <w:rPr>
          <w:rFonts w:ascii="Consolas" w:eastAsia="Times New Roman" w:hAnsi="Consolas" w:cs="Times New Roman"/>
          <w:color w:val="D4D4D4"/>
          <w:kern w:val="0"/>
          <w:sz w:val="21"/>
          <w:szCs w:val="21"/>
          <w:lang w:eastAsia="en-IN"/>
          <w14:ligatures w14:val="none"/>
        </w:rPr>
        <w:t>;</w:t>
      </w:r>
    </w:p>
    <w:p w14:paraId="7E5F414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padding</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10px</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20px</w:t>
      </w:r>
      <w:r w:rsidRPr="0065241B">
        <w:rPr>
          <w:rFonts w:ascii="Consolas" w:eastAsia="Times New Roman" w:hAnsi="Consolas" w:cs="Times New Roman"/>
          <w:color w:val="D4D4D4"/>
          <w:kern w:val="0"/>
          <w:sz w:val="21"/>
          <w:szCs w:val="21"/>
          <w:lang w:eastAsia="en-IN"/>
          <w14:ligatures w14:val="none"/>
        </w:rPr>
        <w:t>;</w:t>
      </w:r>
    </w:p>
    <w:p w14:paraId="275823B4"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cursor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pointer</w:t>
      </w:r>
      <w:r w:rsidRPr="0065241B">
        <w:rPr>
          <w:rFonts w:ascii="Consolas" w:eastAsia="Times New Roman" w:hAnsi="Consolas" w:cs="Times New Roman"/>
          <w:color w:val="D4D4D4"/>
          <w:kern w:val="0"/>
          <w:sz w:val="21"/>
          <w:szCs w:val="21"/>
          <w:lang w:eastAsia="en-IN"/>
          <w14:ligatures w14:val="none"/>
        </w:rPr>
        <w:t>;</w:t>
      </w:r>
    </w:p>
    <w:p w14:paraId="7B5E71F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border-radius</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50px</w:t>
      </w:r>
      <w:r w:rsidRPr="0065241B">
        <w:rPr>
          <w:rFonts w:ascii="Consolas" w:eastAsia="Times New Roman" w:hAnsi="Consolas" w:cs="Times New Roman"/>
          <w:color w:val="D4D4D4"/>
          <w:kern w:val="0"/>
          <w:sz w:val="21"/>
          <w:szCs w:val="21"/>
          <w:lang w:eastAsia="en-IN"/>
          <w14:ligatures w14:val="none"/>
        </w:rPr>
        <w:t>;</w:t>
      </w:r>
    </w:p>
    <w:p w14:paraId="71467501"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margin-top</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B5CEA8"/>
          <w:kern w:val="0"/>
          <w:sz w:val="21"/>
          <w:szCs w:val="21"/>
          <w:lang w:eastAsia="en-IN"/>
          <w14:ligatures w14:val="none"/>
        </w:rPr>
        <w:t>10px</w:t>
      </w:r>
      <w:r w:rsidRPr="0065241B">
        <w:rPr>
          <w:rFonts w:ascii="Consolas" w:eastAsia="Times New Roman" w:hAnsi="Consolas" w:cs="Times New Roman"/>
          <w:color w:val="D4D4D4"/>
          <w:kern w:val="0"/>
          <w:sz w:val="21"/>
          <w:szCs w:val="21"/>
          <w:lang w:eastAsia="en-IN"/>
          <w14:ligatures w14:val="none"/>
        </w:rPr>
        <w:t>;</w:t>
      </w:r>
    </w:p>
    <w:p w14:paraId="37039FC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211544E0"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0005F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D7BA7D"/>
          <w:kern w:val="0"/>
          <w:sz w:val="21"/>
          <w:szCs w:val="21"/>
          <w:lang w:eastAsia="en-IN"/>
          <w14:ligatures w14:val="none"/>
        </w:rPr>
        <w:t>.button:hover</w:t>
      </w:r>
      <w:r w:rsidRPr="0065241B">
        <w:rPr>
          <w:rFonts w:ascii="Consolas" w:eastAsia="Times New Roman" w:hAnsi="Consolas" w:cs="Times New Roman"/>
          <w:color w:val="D4D4D4"/>
          <w:kern w:val="0"/>
          <w:sz w:val="21"/>
          <w:szCs w:val="21"/>
          <w:lang w:eastAsia="en-IN"/>
          <w14:ligatures w14:val="none"/>
        </w:rPr>
        <w:t xml:space="preserve"> {</w:t>
      </w:r>
    </w:p>
    <w:p w14:paraId="43F19E3C"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background-color</w:t>
      </w: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CE9178"/>
          <w:kern w:val="0"/>
          <w:sz w:val="21"/>
          <w:szCs w:val="21"/>
          <w:lang w:eastAsia="en-IN"/>
          <w14:ligatures w14:val="none"/>
        </w:rPr>
        <w:t>#7094ff</w:t>
      </w:r>
      <w:r w:rsidRPr="0065241B">
        <w:rPr>
          <w:rFonts w:ascii="Consolas" w:eastAsia="Times New Roman" w:hAnsi="Consolas" w:cs="Times New Roman"/>
          <w:color w:val="D4D4D4"/>
          <w:kern w:val="0"/>
          <w:sz w:val="21"/>
          <w:szCs w:val="21"/>
          <w:lang w:eastAsia="en-IN"/>
          <w14:ligatures w14:val="none"/>
        </w:rPr>
        <w:t>;</w:t>
      </w:r>
    </w:p>
    <w:p w14:paraId="275044E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w:t>
      </w:r>
    </w:p>
    <w:p w14:paraId="4D703B5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D4D4D4"/>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style</w:t>
      </w:r>
      <w:r w:rsidRPr="0065241B">
        <w:rPr>
          <w:rFonts w:ascii="Consolas" w:eastAsia="Times New Roman" w:hAnsi="Consolas" w:cs="Times New Roman"/>
          <w:color w:val="808080"/>
          <w:kern w:val="0"/>
          <w:sz w:val="21"/>
          <w:szCs w:val="21"/>
          <w:lang w:eastAsia="en-IN"/>
          <w14:ligatures w14:val="none"/>
        </w:rPr>
        <w:t>&gt;</w:t>
      </w:r>
    </w:p>
    <w:p w14:paraId="65A1683F"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head</w:t>
      </w:r>
      <w:r w:rsidRPr="0065241B">
        <w:rPr>
          <w:rFonts w:ascii="Consolas" w:eastAsia="Times New Roman" w:hAnsi="Consolas" w:cs="Times New Roman"/>
          <w:color w:val="808080"/>
          <w:kern w:val="0"/>
          <w:sz w:val="21"/>
          <w:szCs w:val="21"/>
          <w:lang w:eastAsia="en-IN"/>
          <w14:ligatures w14:val="none"/>
        </w:rPr>
        <w:t>&gt;</w:t>
      </w:r>
    </w:p>
    <w:p w14:paraId="7C292B7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body</w:t>
      </w:r>
      <w:r w:rsidRPr="0065241B">
        <w:rPr>
          <w:rFonts w:ascii="Consolas" w:eastAsia="Times New Roman" w:hAnsi="Consolas" w:cs="Times New Roman"/>
          <w:color w:val="808080"/>
          <w:kern w:val="0"/>
          <w:sz w:val="21"/>
          <w:szCs w:val="21"/>
          <w:lang w:eastAsia="en-IN"/>
          <w14:ligatures w14:val="none"/>
        </w:rPr>
        <w:t>&gt;</w:t>
      </w:r>
    </w:p>
    <w:p w14:paraId="5274D090"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"products"</w:t>
      </w:r>
      <w:r w:rsidRPr="0065241B">
        <w:rPr>
          <w:rFonts w:ascii="Consolas" w:eastAsia="Times New Roman" w:hAnsi="Consolas" w:cs="Times New Roman"/>
          <w:color w:val="808080"/>
          <w:kern w:val="0"/>
          <w:sz w:val="21"/>
          <w:szCs w:val="21"/>
          <w:lang w:eastAsia="en-IN"/>
          <w14:ligatures w14:val="none"/>
        </w:rPr>
        <w:t>&gt;</w:t>
      </w:r>
    </w:p>
    <w:p w14:paraId="667212D4"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"product-card"</w:t>
      </w:r>
      <w:r w:rsidRPr="0065241B">
        <w:rPr>
          <w:rFonts w:ascii="Consolas" w:eastAsia="Times New Roman" w:hAnsi="Consolas" w:cs="Times New Roman"/>
          <w:color w:val="808080"/>
          <w:kern w:val="0"/>
          <w:sz w:val="21"/>
          <w:szCs w:val="21"/>
          <w:lang w:eastAsia="en-IN"/>
          <w14:ligatures w14:val="none"/>
        </w:rPr>
        <w:t>&gt;</w:t>
      </w:r>
    </w:p>
    <w:p w14:paraId="41494C25"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img</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src</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"C:\Users\nspra\Downloads\whitepolotshirt,jpg.jpeg"</w:t>
      </w:r>
      <w:r w:rsidRPr="0065241B">
        <w:rPr>
          <w:rFonts w:ascii="Consolas" w:eastAsia="Times New Roman" w:hAnsi="Consolas" w:cs="Times New Roman"/>
          <w:color w:val="808080"/>
          <w:kern w:val="0"/>
          <w:sz w:val="21"/>
          <w:szCs w:val="21"/>
          <w:lang w:eastAsia="en-IN"/>
          <w14:ligatures w14:val="none"/>
        </w:rPr>
        <w:t>&gt;</w:t>
      </w:r>
    </w:p>
    <w:p w14:paraId="33FB0E5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USPA off-white shirt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p>
    <w:p w14:paraId="4161225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$39</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466EAF61"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Size: S , M , XL , XXL</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1F4B054A"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Add to Cart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p>
    <w:p w14:paraId="1C16B4B0"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808080"/>
          <w:kern w:val="0"/>
          <w:sz w:val="21"/>
          <w:szCs w:val="21"/>
          <w:lang w:eastAsia="en-IN"/>
          <w14:ligatures w14:val="none"/>
        </w:rPr>
        <w:t>&gt;</w:t>
      </w:r>
    </w:p>
    <w:p w14:paraId="2E1E7E6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"product-card"</w:t>
      </w:r>
      <w:r w:rsidRPr="0065241B">
        <w:rPr>
          <w:rFonts w:ascii="Consolas" w:eastAsia="Times New Roman" w:hAnsi="Consolas" w:cs="Times New Roman"/>
          <w:color w:val="808080"/>
          <w:kern w:val="0"/>
          <w:sz w:val="21"/>
          <w:szCs w:val="21"/>
          <w:lang w:eastAsia="en-IN"/>
          <w14:ligatures w14:val="none"/>
        </w:rPr>
        <w:t>&gt;</w:t>
      </w:r>
    </w:p>
    <w:p w14:paraId="62E3432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img</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src</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"C:\Users\nspra\Downloads\blueshirt.jpg.jpeg"</w:t>
      </w:r>
      <w:r w:rsidRPr="0065241B">
        <w:rPr>
          <w:rFonts w:ascii="Consolas" w:eastAsia="Times New Roman" w:hAnsi="Consolas" w:cs="Times New Roman"/>
          <w:color w:val="808080"/>
          <w:kern w:val="0"/>
          <w:sz w:val="21"/>
          <w:szCs w:val="21"/>
          <w:lang w:eastAsia="en-IN"/>
          <w14:ligatures w14:val="none"/>
        </w:rPr>
        <w:t>&gt;</w:t>
      </w:r>
    </w:p>
    <w:p w14:paraId="439408EF"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USPA blue Shirt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p>
    <w:p w14:paraId="21278388"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$59</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03EDAF8F"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Size: S , M , L , XL</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5074A870"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Add to Cart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p>
    <w:p w14:paraId="266E9FF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808080"/>
          <w:kern w:val="0"/>
          <w:sz w:val="21"/>
          <w:szCs w:val="21"/>
          <w:lang w:eastAsia="en-IN"/>
          <w14:ligatures w14:val="none"/>
        </w:rPr>
        <w:t>&gt;</w:t>
      </w:r>
    </w:p>
    <w:p w14:paraId="7CFB80F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"product-card"</w:t>
      </w:r>
      <w:r w:rsidRPr="0065241B">
        <w:rPr>
          <w:rFonts w:ascii="Consolas" w:eastAsia="Times New Roman" w:hAnsi="Consolas" w:cs="Times New Roman"/>
          <w:color w:val="808080"/>
          <w:kern w:val="0"/>
          <w:sz w:val="21"/>
          <w:szCs w:val="21"/>
          <w:lang w:eastAsia="en-IN"/>
          <w14:ligatures w14:val="none"/>
        </w:rPr>
        <w:t>&gt;</w:t>
      </w:r>
    </w:p>
    <w:p w14:paraId="578EC949"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img</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src</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"C:\Users\nspra\Downloads\blackpant.jpg.jpeg"</w:t>
      </w:r>
      <w:r w:rsidRPr="0065241B">
        <w:rPr>
          <w:rFonts w:ascii="Consolas" w:eastAsia="Times New Roman" w:hAnsi="Consolas" w:cs="Times New Roman"/>
          <w:color w:val="808080"/>
          <w:kern w:val="0"/>
          <w:sz w:val="21"/>
          <w:szCs w:val="21"/>
          <w:lang w:eastAsia="en-IN"/>
          <w14:ligatures w14:val="none"/>
        </w:rPr>
        <w:t>&gt;</w:t>
      </w:r>
    </w:p>
    <w:p w14:paraId="1BCCDBA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USPA black pants</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p>
    <w:p w14:paraId="1D1338E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$49</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057A1E2E"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Size: 28 , 30 , 32 , 34</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38E489A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Add to Cart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p>
    <w:p w14:paraId="32819553"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lastRenderedPageBreak/>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808080"/>
          <w:kern w:val="0"/>
          <w:sz w:val="21"/>
          <w:szCs w:val="21"/>
          <w:lang w:eastAsia="en-IN"/>
          <w14:ligatures w14:val="none"/>
        </w:rPr>
        <w:t>&gt;</w:t>
      </w:r>
    </w:p>
    <w:p w14:paraId="304A59D6"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"product-card"</w:t>
      </w:r>
      <w:r w:rsidRPr="0065241B">
        <w:rPr>
          <w:rFonts w:ascii="Consolas" w:eastAsia="Times New Roman" w:hAnsi="Consolas" w:cs="Times New Roman"/>
          <w:color w:val="808080"/>
          <w:kern w:val="0"/>
          <w:sz w:val="21"/>
          <w:szCs w:val="21"/>
          <w:lang w:eastAsia="en-IN"/>
          <w14:ligatures w14:val="none"/>
        </w:rPr>
        <w:t>&gt;</w:t>
      </w:r>
    </w:p>
    <w:p w14:paraId="2F652190"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img</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src</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"C:\Users\nspra\Downloads\greenpant.jpg.jpeg"</w:t>
      </w:r>
      <w:r w:rsidRPr="0065241B">
        <w:rPr>
          <w:rFonts w:ascii="Consolas" w:eastAsia="Times New Roman" w:hAnsi="Consolas" w:cs="Times New Roman"/>
          <w:color w:val="808080"/>
          <w:kern w:val="0"/>
          <w:sz w:val="21"/>
          <w:szCs w:val="21"/>
          <w:lang w:eastAsia="en-IN"/>
          <w14:ligatures w14:val="none"/>
        </w:rPr>
        <w:t>&gt;</w:t>
      </w:r>
    </w:p>
    <w:p w14:paraId="55C55B5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USPA Green pants</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h3</w:t>
      </w:r>
      <w:r w:rsidRPr="0065241B">
        <w:rPr>
          <w:rFonts w:ascii="Consolas" w:eastAsia="Times New Roman" w:hAnsi="Consolas" w:cs="Times New Roman"/>
          <w:color w:val="808080"/>
          <w:kern w:val="0"/>
          <w:sz w:val="21"/>
          <w:szCs w:val="21"/>
          <w:lang w:eastAsia="en-IN"/>
          <w14:ligatures w14:val="none"/>
        </w:rPr>
        <w:t>&gt;</w:t>
      </w:r>
    </w:p>
    <w:p w14:paraId="0F4E0422"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$52</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3F013291"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Size: 28 , 30 , 32 , 34</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p</w:t>
      </w:r>
      <w:r w:rsidRPr="0065241B">
        <w:rPr>
          <w:rFonts w:ascii="Consolas" w:eastAsia="Times New Roman" w:hAnsi="Consolas" w:cs="Times New Roman"/>
          <w:color w:val="808080"/>
          <w:kern w:val="0"/>
          <w:sz w:val="21"/>
          <w:szCs w:val="21"/>
          <w:lang w:eastAsia="en-IN"/>
          <w14:ligatures w14:val="none"/>
        </w:rPr>
        <w:t>&gt;</w:t>
      </w:r>
    </w:p>
    <w:p w14:paraId="2BFDB094"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9CDCFE"/>
          <w:kern w:val="0"/>
          <w:sz w:val="21"/>
          <w:szCs w:val="21"/>
          <w:lang w:eastAsia="en-IN"/>
          <w14:ligatures w14:val="none"/>
        </w:rPr>
        <w:t>class</w:t>
      </w:r>
      <w:r w:rsidRPr="0065241B">
        <w:rPr>
          <w:rFonts w:ascii="Consolas" w:eastAsia="Times New Roman" w:hAnsi="Consolas" w:cs="Times New Roman"/>
          <w:color w:val="CCCCCC"/>
          <w:kern w:val="0"/>
          <w:sz w:val="21"/>
          <w:szCs w:val="21"/>
          <w:lang w:eastAsia="en-IN"/>
          <w14:ligatures w14:val="none"/>
        </w:rPr>
        <w:t>=</w:t>
      </w:r>
      <w:r w:rsidRPr="0065241B">
        <w:rPr>
          <w:rFonts w:ascii="Consolas" w:eastAsia="Times New Roman" w:hAnsi="Consolas" w:cs="Times New Roman"/>
          <w:color w:val="CE9178"/>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r w:rsidRPr="0065241B">
        <w:rPr>
          <w:rFonts w:ascii="Consolas" w:eastAsia="Times New Roman" w:hAnsi="Consolas" w:cs="Times New Roman"/>
          <w:color w:val="CCCCCC"/>
          <w:kern w:val="0"/>
          <w:sz w:val="21"/>
          <w:szCs w:val="21"/>
          <w:lang w:eastAsia="en-IN"/>
          <w14:ligatures w14:val="none"/>
        </w:rPr>
        <w:t>Add to Cart</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button</w:t>
      </w:r>
      <w:r w:rsidRPr="0065241B">
        <w:rPr>
          <w:rFonts w:ascii="Consolas" w:eastAsia="Times New Roman" w:hAnsi="Consolas" w:cs="Times New Roman"/>
          <w:color w:val="808080"/>
          <w:kern w:val="0"/>
          <w:sz w:val="21"/>
          <w:szCs w:val="21"/>
          <w:lang w:eastAsia="en-IN"/>
          <w14:ligatures w14:val="none"/>
        </w:rPr>
        <w:t>&gt;</w:t>
      </w:r>
    </w:p>
    <w:p w14:paraId="3E6BF7AE"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808080"/>
          <w:kern w:val="0"/>
          <w:sz w:val="21"/>
          <w:szCs w:val="21"/>
          <w:lang w:eastAsia="en-IN"/>
          <w14:ligatures w14:val="none"/>
        </w:rPr>
        <w:t>&gt;</w:t>
      </w:r>
    </w:p>
    <w:p w14:paraId="4F09A6DA"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CCCCCC"/>
          <w:kern w:val="0"/>
          <w:sz w:val="21"/>
          <w:szCs w:val="21"/>
          <w:lang w:eastAsia="en-IN"/>
          <w14:ligatures w14:val="none"/>
        </w:rPr>
        <w:t xml:space="preserve">        </w:t>
      </w: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div</w:t>
      </w:r>
      <w:r w:rsidRPr="0065241B">
        <w:rPr>
          <w:rFonts w:ascii="Consolas" w:eastAsia="Times New Roman" w:hAnsi="Consolas" w:cs="Times New Roman"/>
          <w:color w:val="808080"/>
          <w:kern w:val="0"/>
          <w:sz w:val="21"/>
          <w:szCs w:val="21"/>
          <w:lang w:eastAsia="en-IN"/>
          <w14:ligatures w14:val="none"/>
        </w:rPr>
        <w:t>&gt;</w:t>
      </w:r>
    </w:p>
    <w:p w14:paraId="4052CE77"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body</w:t>
      </w:r>
      <w:r w:rsidRPr="0065241B">
        <w:rPr>
          <w:rFonts w:ascii="Consolas" w:eastAsia="Times New Roman" w:hAnsi="Consolas" w:cs="Times New Roman"/>
          <w:color w:val="808080"/>
          <w:kern w:val="0"/>
          <w:sz w:val="21"/>
          <w:szCs w:val="21"/>
          <w:lang w:eastAsia="en-IN"/>
          <w14:ligatures w14:val="none"/>
        </w:rPr>
        <w:t>&gt;</w:t>
      </w:r>
    </w:p>
    <w:p w14:paraId="43C779D5" w14:textId="77777777" w:rsidR="0065241B" w:rsidRPr="0065241B" w:rsidRDefault="0065241B" w:rsidP="006524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5241B">
        <w:rPr>
          <w:rFonts w:ascii="Consolas" w:eastAsia="Times New Roman" w:hAnsi="Consolas" w:cs="Times New Roman"/>
          <w:color w:val="808080"/>
          <w:kern w:val="0"/>
          <w:sz w:val="21"/>
          <w:szCs w:val="21"/>
          <w:lang w:eastAsia="en-IN"/>
          <w14:ligatures w14:val="none"/>
        </w:rPr>
        <w:t>&lt;/</w:t>
      </w:r>
      <w:r w:rsidRPr="0065241B">
        <w:rPr>
          <w:rFonts w:ascii="Consolas" w:eastAsia="Times New Roman" w:hAnsi="Consolas" w:cs="Times New Roman"/>
          <w:color w:val="569CD6"/>
          <w:kern w:val="0"/>
          <w:sz w:val="21"/>
          <w:szCs w:val="21"/>
          <w:lang w:eastAsia="en-IN"/>
          <w14:ligatures w14:val="none"/>
        </w:rPr>
        <w:t>html</w:t>
      </w:r>
      <w:r w:rsidRPr="0065241B">
        <w:rPr>
          <w:rFonts w:ascii="Consolas" w:eastAsia="Times New Roman" w:hAnsi="Consolas" w:cs="Times New Roman"/>
          <w:color w:val="808080"/>
          <w:kern w:val="0"/>
          <w:sz w:val="21"/>
          <w:szCs w:val="21"/>
          <w:lang w:eastAsia="en-IN"/>
          <w14:ligatures w14:val="none"/>
        </w:rPr>
        <w:t>&gt;</w:t>
      </w:r>
    </w:p>
    <w:p w14:paraId="64A9D263" w14:textId="77777777" w:rsidR="0065241B" w:rsidRDefault="0065241B" w:rsidP="00342B3B">
      <w:pPr>
        <w:tabs>
          <w:tab w:val="left" w:pos="1068"/>
        </w:tabs>
        <w:rPr>
          <w:rFonts w:ascii="Aptos" w:hAnsi="Aptos"/>
          <w:sz w:val="48"/>
          <w:szCs w:val="48"/>
        </w:rPr>
      </w:pPr>
    </w:p>
    <w:p w14:paraId="675FBFE2" w14:textId="04B2BB8D" w:rsidR="00C152C2" w:rsidRDefault="00C152C2" w:rsidP="00342B3B">
      <w:pPr>
        <w:tabs>
          <w:tab w:val="left" w:pos="1068"/>
        </w:tabs>
        <w:rPr>
          <w:rFonts w:ascii="Aptos" w:hAnsi="Aptos"/>
          <w:sz w:val="48"/>
          <w:szCs w:val="48"/>
        </w:rPr>
      </w:pPr>
      <w:r>
        <w:rPr>
          <w:rFonts w:ascii="Aptos" w:hAnsi="Aptos"/>
          <w:sz w:val="48"/>
          <w:szCs w:val="48"/>
        </w:rPr>
        <w:t>ELECTRONIC.HTML</w:t>
      </w:r>
    </w:p>
    <w:p w14:paraId="15C9DA6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DOCTYPE</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html</w:t>
      </w:r>
      <w:r w:rsidRPr="00C152C2">
        <w:rPr>
          <w:rFonts w:ascii="Consolas" w:eastAsia="Times New Roman" w:hAnsi="Consolas" w:cs="Times New Roman"/>
          <w:color w:val="808080"/>
          <w:kern w:val="0"/>
          <w:sz w:val="21"/>
          <w:szCs w:val="21"/>
          <w:lang w:eastAsia="en-IN"/>
          <w14:ligatures w14:val="none"/>
        </w:rPr>
        <w:t>&gt;</w:t>
      </w:r>
    </w:p>
    <w:p w14:paraId="7BCD6B8C"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html</w:t>
      </w:r>
      <w:r w:rsidRPr="00C152C2">
        <w:rPr>
          <w:rFonts w:ascii="Consolas" w:eastAsia="Times New Roman" w:hAnsi="Consolas" w:cs="Times New Roman"/>
          <w:color w:val="808080"/>
          <w:kern w:val="0"/>
          <w:sz w:val="21"/>
          <w:szCs w:val="21"/>
          <w:lang w:eastAsia="en-IN"/>
          <w14:ligatures w14:val="none"/>
        </w:rPr>
        <w:t>&gt;</w:t>
      </w:r>
    </w:p>
    <w:p w14:paraId="12A3E5E7"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head</w:t>
      </w:r>
      <w:r w:rsidRPr="00C152C2">
        <w:rPr>
          <w:rFonts w:ascii="Consolas" w:eastAsia="Times New Roman" w:hAnsi="Consolas" w:cs="Times New Roman"/>
          <w:color w:val="808080"/>
          <w:kern w:val="0"/>
          <w:sz w:val="21"/>
          <w:szCs w:val="21"/>
          <w:lang w:eastAsia="en-IN"/>
          <w14:ligatures w14:val="none"/>
        </w:rPr>
        <w:t>&gt;</w:t>
      </w:r>
    </w:p>
    <w:p w14:paraId="34B79520"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title</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Electronics</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title</w:t>
      </w:r>
      <w:r w:rsidRPr="00C152C2">
        <w:rPr>
          <w:rFonts w:ascii="Consolas" w:eastAsia="Times New Roman" w:hAnsi="Consolas" w:cs="Times New Roman"/>
          <w:color w:val="808080"/>
          <w:kern w:val="0"/>
          <w:sz w:val="21"/>
          <w:szCs w:val="21"/>
          <w:lang w:eastAsia="en-IN"/>
          <w14:ligatures w14:val="none"/>
        </w:rPr>
        <w:t>&gt;</w:t>
      </w:r>
    </w:p>
    <w:p w14:paraId="01E0CE0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style</w:t>
      </w:r>
      <w:r w:rsidRPr="00C152C2">
        <w:rPr>
          <w:rFonts w:ascii="Consolas" w:eastAsia="Times New Roman" w:hAnsi="Consolas" w:cs="Times New Roman"/>
          <w:color w:val="808080"/>
          <w:kern w:val="0"/>
          <w:sz w:val="21"/>
          <w:szCs w:val="21"/>
          <w:lang w:eastAsia="en-IN"/>
          <w14:ligatures w14:val="none"/>
        </w:rPr>
        <w:t>&gt;</w:t>
      </w:r>
    </w:p>
    <w:p w14:paraId="284CE7D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body</w:t>
      </w:r>
      <w:r w:rsidRPr="00C152C2">
        <w:rPr>
          <w:rFonts w:ascii="Consolas" w:eastAsia="Times New Roman" w:hAnsi="Consolas" w:cs="Times New Roman"/>
          <w:color w:val="D4D4D4"/>
          <w:kern w:val="0"/>
          <w:sz w:val="21"/>
          <w:szCs w:val="21"/>
          <w:lang w:eastAsia="en-IN"/>
          <w14:ligatures w14:val="none"/>
        </w:rPr>
        <w:t xml:space="preserve"> {</w:t>
      </w:r>
    </w:p>
    <w:p w14:paraId="2967024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margin</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0</w:t>
      </w:r>
      <w:r w:rsidRPr="00C152C2">
        <w:rPr>
          <w:rFonts w:ascii="Consolas" w:eastAsia="Times New Roman" w:hAnsi="Consolas" w:cs="Times New Roman"/>
          <w:color w:val="D4D4D4"/>
          <w:kern w:val="0"/>
          <w:sz w:val="21"/>
          <w:szCs w:val="21"/>
          <w:lang w:eastAsia="en-IN"/>
          <w14:ligatures w14:val="none"/>
        </w:rPr>
        <w:t>;</w:t>
      </w:r>
    </w:p>
    <w:p w14:paraId="6FCECF67"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background-color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aliceblue</w:t>
      </w:r>
      <w:r w:rsidRPr="00C152C2">
        <w:rPr>
          <w:rFonts w:ascii="Consolas" w:eastAsia="Times New Roman" w:hAnsi="Consolas" w:cs="Times New Roman"/>
          <w:color w:val="D4D4D4"/>
          <w:kern w:val="0"/>
          <w:sz w:val="21"/>
          <w:szCs w:val="21"/>
          <w:lang w:eastAsia="en-IN"/>
          <w14:ligatures w14:val="none"/>
        </w:rPr>
        <w:t>;</w:t>
      </w:r>
    </w:p>
    <w:p w14:paraId="6BF7A76A"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font-family</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sans-serif</w:t>
      </w:r>
      <w:r w:rsidRPr="00C152C2">
        <w:rPr>
          <w:rFonts w:ascii="Consolas" w:eastAsia="Times New Roman" w:hAnsi="Consolas" w:cs="Times New Roman"/>
          <w:color w:val="D4D4D4"/>
          <w:kern w:val="0"/>
          <w:sz w:val="21"/>
          <w:szCs w:val="21"/>
          <w:lang w:eastAsia="en-IN"/>
          <w14:ligatures w14:val="none"/>
        </w:rPr>
        <w:t>;</w:t>
      </w:r>
    </w:p>
    <w:p w14:paraId="16DE773C"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6F90F7A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79F77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p>
    <w:p w14:paraId="0D169D5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.products</w:t>
      </w:r>
      <w:r w:rsidRPr="00C152C2">
        <w:rPr>
          <w:rFonts w:ascii="Consolas" w:eastAsia="Times New Roman" w:hAnsi="Consolas" w:cs="Times New Roman"/>
          <w:color w:val="D4D4D4"/>
          <w:kern w:val="0"/>
          <w:sz w:val="21"/>
          <w:szCs w:val="21"/>
          <w:lang w:eastAsia="en-IN"/>
          <w14:ligatures w14:val="none"/>
        </w:rPr>
        <w:t xml:space="preserve"> {</w:t>
      </w:r>
    </w:p>
    <w:p w14:paraId="379FE78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grid-area</w:t>
      </w:r>
      <w:r w:rsidRPr="00C152C2">
        <w:rPr>
          <w:rFonts w:ascii="Consolas" w:eastAsia="Times New Roman" w:hAnsi="Consolas" w:cs="Times New Roman"/>
          <w:color w:val="D4D4D4"/>
          <w:kern w:val="0"/>
          <w:sz w:val="21"/>
          <w:szCs w:val="21"/>
          <w:lang w:eastAsia="en-IN"/>
          <w14:ligatures w14:val="none"/>
        </w:rPr>
        <w:t>: products;</w:t>
      </w:r>
    </w:p>
    <w:p w14:paraId="0C8211B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display</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grid</w:t>
      </w:r>
      <w:r w:rsidRPr="00C152C2">
        <w:rPr>
          <w:rFonts w:ascii="Consolas" w:eastAsia="Times New Roman" w:hAnsi="Consolas" w:cs="Times New Roman"/>
          <w:color w:val="D4D4D4"/>
          <w:kern w:val="0"/>
          <w:sz w:val="21"/>
          <w:szCs w:val="21"/>
          <w:lang w:eastAsia="en-IN"/>
          <w14:ligatures w14:val="none"/>
        </w:rPr>
        <w:t>;</w:t>
      </w:r>
    </w:p>
    <w:p w14:paraId="74EE73F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grid-template-columns</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CDCAA"/>
          <w:kern w:val="0"/>
          <w:sz w:val="21"/>
          <w:szCs w:val="21"/>
          <w:lang w:eastAsia="en-IN"/>
          <w14:ligatures w14:val="none"/>
        </w:rPr>
        <w:t>repeat</w:t>
      </w:r>
      <w:r w:rsidRPr="00C152C2">
        <w:rPr>
          <w:rFonts w:ascii="Consolas" w:eastAsia="Times New Roman" w:hAnsi="Consolas" w:cs="Times New Roman"/>
          <w:color w:val="D4D4D4"/>
          <w:kern w:val="0"/>
          <w:sz w:val="21"/>
          <w:szCs w:val="21"/>
          <w:lang w:eastAsia="en-IN"/>
          <w14:ligatures w14:val="none"/>
        </w:rPr>
        <w:t>(</w:t>
      </w:r>
      <w:r w:rsidRPr="00C152C2">
        <w:rPr>
          <w:rFonts w:ascii="Consolas" w:eastAsia="Times New Roman" w:hAnsi="Consolas" w:cs="Times New Roman"/>
          <w:color w:val="B5CEA8"/>
          <w:kern w:val="0"/>
          <w:sz w:val="21"/>
          <w:szCs w:val="21"/>
          <w:lang w:eastAsia="en-IN"/>
          <w14:ligatures w14:val="none"/>
        </w:rPr>
        <w:t>2</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1fr</w:t>
      </w:r>
      <w:r w:rsidRPr="00C152C2">
        <w:rPr>
          <w:rFonts w:ascii="Consolas" w:eastAsia="Times New Roman" w:hAnsi="Consolas" w:cs="Times New Roman"/>
          <w:color w:val="D4D4D4"/>
          <w:kern w:val="0"/>
          <w:sz w:val="21"/>
          <w:szCs w:val="21"/>
          <w:lang w:eastAsia="en-IN"/>
          <w14:ligatures w14:val="none"/>
        </w:rPr>
        <w:t>);</w:t>
      </w:r>
    </w:p>
    <w:p w14:paraId="7AE4C14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gap</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10px</w:t>
      </w:r>
      <w:r w:rsidRPr="00C152C2">
        <w:rPr>
          <w:rFonts w:ascii="Consolas" w:eastAsia="Times New Roman" w:hAnsi="Consolas" w:cs="Times New Roman"/>
          <w:color w:val="D4D4D4"/>
          <w:kern w:val="0"/>
          <w:sz w:val="21"/>
          <w:szCs w:val="21"/>
          <w:lang w:eastAsia="en-IN"/>
          <w14:ligatures w14:val="none"/>
        </w:rPr>
        <w:t>;</w:t>
      </w:r>
    </w:p>
    <w:p w14:paraId="34D85B5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padding</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20px</w:t>
      </w:r>
      <w:r w:rsidRPr="00C152C2">
        <w:rPr>
          <w:rFonts w:ascii="Consolas" w:eastAsia="Times New Roman" w:hAnsi="Consolas" w:cs="Times New Roman"/>
          <w:color w:val="D4D4D4"/>
          <w:kern w:val="0"/>
          <w:sz w:val="21"/>
          <w:szCs w:val="21"/>
          <w:lang w:eastAsia="en-IN"/>
          <w14:ligatures w14:val="none"/>
        </w:rPr>
        <w:t>;</w:t>
      </w:r>
    </w:p>
    <w:p w14:paraId="6B353DF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74974EB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B40451"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.product-card</w:t>
      </w:r>
      <w:r w:rsidRPr="00C152C2">
        <w:rPr>
          <w:rFonts w:ascii="Consolas" w:eastAsia="Times New Roman" w:hAnsi="Consolas" w:cs="Times New Roman"/>
          <w:color w:val="D4D4D4"/>
          <w:kern w:val="0"/>
          <w:sz w:val="21"/>
          <w:szCs w:val="21"/>
          <w:lang w:eastAsia="en-IN"/>
          <w14:ligatures w14:val="none"/>
        </w:rPr>
        <w:t xml:space="preserve"> {</w:t>
      </w:r>
    </w:p>
    <w:p w14:paraId="74169407"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background</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white</w:t>
      </w:r>
      <w:r w:rsidRPr="00C152C2">
        <w:rPr>
          <w:rFonts w:ascii="Consolas" w:eastAsia="Times New Roman" w:hAnsi="Consolas" w:cs="Times New Roman"/>
          <w:color w:val="D4D4D4"/>
          <w:kern w:val="0"/>
          <w:sz w:val="21"/>
          <w:szCs w:val="21"/>
          <w:lang w:eastAsia="en-IN"/>
          <w14:ligatures w14:val="none"/>
        </w:rPr>
        <w:t>;</w:t>
      </w:r>
    </w:p>
    <w:p w14:paraId="2139D37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border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1px</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solid</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#ddd</w:t>
      </w:r>
      <w:r w:rsidRPr="00C152C2">
        <w:rPr>
          <w:rFonts w:ascii="Consolas" w:eastAsia="Times New Roman" w:hAnsi="Consolas" w:cs="Times New Roman"/>
          <w:color w:val="D4D4D4"/>
          <w:kern w:val="0"/>
          <w:sz w:val="21"/>
          <w:szCs w:val="21"/>
          <w:lang w:eastAsia="en-IN"/>
          <w14:ligatures w14:val="none"/>
        </w:rPr>
        <w:t>;</w:t>
      </w:r>
    </w:p>
    <w:p w14:paraId="42717C7A"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padding</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20px</w:t>
      </w:r>
      <w:r w:rsidRPr="00C152C2">
        <w:rPr>
          <w:rFonts w:ascii="Consolas" w:eastAsia="Times New Roman" w:hAnsi="Consolas" w:cs="Times New Roman"/>
          <w:color w:val="D4D4D4"/>
          <w:kern w:val="0"/>
          <w:sz w:val="21"/>
          <w:szCs w:val="21"/>
          <w:lang w:eastAsia="en-IN"/>
          <w14:ligatures w14:val="none"/>
        </w:rPr>
        <w:t>;</w:t>
      </w:r>
    </w:p>
    <w:p w14:paraId="16C139C7"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text-align</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center</w:t>
      </w:r>
      <w:r w:rsidRPr="00C152C2">
        <w:rPr>
          <w:rFonts w:ascii="Consolas" w:eastAsia="Times New Roman" w:hAnsi="Consolas" w:cs="Times New Roman"/>
          <w:color w:val="D4D4D4"/>
          <w:kern w:val="0"/>
          <w:sz w:val="21"/>
          <w:szCs w:val="21"/>
          <w:lang w:eastAsia="en-IN"/>
          <w14:ligatures w14:val="none"/>
        </w:rPr>
        <w:t>;</w:t>
      </w:r>
    </w:p>
    <w:p w14:paraId="0DD23886"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border-radius</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8px</w:t>
      </w:r>
      <w:r w:rsidRPr="00C152C2">
        <w:rPr>
          <w:rFonts w:ascii="Consolas" w:eastAsia="Times New Roman" w:hAnsi="Consolas" w:cs="Times New Roman"/>
          <w:color w:val="D4D4D4"/>
          <w:kern w:val="0"/>
          <w:sz w:val="21"/>
          <w:szCs w:val="21"/>
          <w:lang w:eastAsia="en-IN"/>
          <w14:ligatures w14:val="none"/>
        </w:rPr>
        <w:t>;</w:t>
      </w:r>
    </w:p>
    <w:p w14:paraId="54CF2D1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height</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auto</w:t>
      </w:r>
      <w:r w:rsidRPr="00C152C2">
        <w:rPr>
          <w:rFonts w:ascii="Consolas" w:eastAsia="Times New Roman" w:hAnsi="Consolas" w:cs="Times New Roman"/>
          <w:color w:val="D4D4D4"/>
          <w:kern w:val="0"/>
          <w:sz w:val="21"/>
          <w:szCs w:val="21"/>
          <w:lang w:eastAsia="en-IN"/>
          <w14:ligatures w14:val="none"/>
        </w:rPr>
        <w:t>;</w:t>
      </w:r>
    </w:p>
    <w:p w14:paraId="2B02B9D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width</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600px</w:t>
      </w:r>
      <w:r w:rsidRPr="00C152C2">
        <w:rPr>
          <w:rFonts w:ascii="Consolas" w:eastAsia="Times New Roman" w:hAnsi="Consolas" w:cs="Times New Roman"/>
          <w:color w:val="D4D4D4"/>
          <w:kern w:val="0"/>
          <w:sz w:val="21"/>
          <w:szCs w:val="21"/>
          <w:lang w:eastAsia="en-IN"/>
          <w14:ligatures w14:val="none"/>
        </w:rPr>
        <w:t>;</w:t>
      </w:r>
    </w:p>
    <w:p w14:paraId="229FE35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width</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100%</w:t>
      </w:r>
      <w:r w:rsidRPr="00C152C2">
        <w:rPr>
          <w:rFonts w:ascii="Consolas" w:eastAsia="Times New Roman" w:hAnsi="Consolas" w:cs="Times New Roman"/>
          <w:color w:val="D4D4D4"/>
          <w:kern w:val="0"/>
          <w:sz w:val="21"/>
          <w:szCs w:val="21"/>
          <w:lang w:eastAsia="en-IN"/>
          <w14:ligatures w14:val="none"/>
        </w:rPr>
        <w:t>;</w:t>
      </w:r>
    </w:p>
    <w:p w14:paraId="6AE24F7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070F323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.p</w:t>
      </w:r>
      <w:r w:rsidRPr="00C152C2">
        <w:rPr>
          <w:rFonts w:ascii="Consolas" w:eastAsia="Times New Roman" w:hAnsi="Consolas" w:cs="Times New Roman"/>
          <w:color w:val="D4D4D4"/>
          <w:kern w:val="0"/>
          <w:sz w:val="21"/>
          <w:szCs w:val="21"/>
          <w:lang w:eastAsia="en-IN"/>
          <w14:ligatures w14:val="none"/>
        </w:rPr>
        <w:t>{</w:t>
      </w:r>
    </w:p>
    <w:p w14:paraId="6D0550D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text-align</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center</w:t>
      </w:r>
      <w:r w:rsidRPr="00C152C2">
        <w:rPr>
          <w:rFonts w:ascii="Consolas" w:eastAsia="Times New Roman" w:hAnsi="Consolas" w:cs="Times New Roman"/>
          <w:color w:val="D4D4D4"/>
          <w:kern w:val="0"/>
          <w:sz w:val="21"/>
          <w:szCs w:val="21"/>
          <w:lang w:eastAsia="en-IN"/>
          <w14:ligatures w14:val="none"/>
        </w:rPr>
        <w:t>;</w:t>
      </w:r>
    </w:p>
    <w:p w14:paraId="7FFB86D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background-color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tomato</w:t>
      </w:r>
      <w:r w:rsidRPr="00C152C2">
        <w:rPr>
          <w:rFonts w:ascii="Consolas" w:eastAsia="Times New Roman" w:hAnsi="Consolas" w:cs="Times New Roman"/>
          <w:color w:val="D4D4D4"/>
          <w:kern w:val="0"/>
          <w:sz w:val="21"/>
          <w:szCs w:val="21"/>
          <w:lang w:eastAsia="en-IN"/>
          <w14:ligatures w14:val="none"/>
        </w:rPr>
        <w:t>;</w:t>
      </w:r>
    </w:p>
    <w:p w14:paraId="6F72048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align-items</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center</w:t>
      </w:r>
      <w:r w:rsidRPr="00C152C2">
        <w:rPr>
          <w:rFonts w:ascii="Consolas" w:eastAsia="Times New Roman" w:hAnsi="Consolas" w:cs="Times New Roman"/>
          <w:color w:val="D4D4D4"/>
          <w:kern w:val="0"/>
          <w:sz w:val="21"/>
          <w:szCs w:val="21"/>
          <w:lang w:eastAsia="en-IN"/>
          <w14:ligatures w14:val="none"/>
        </w:rPr>
        <w:t>;</w:t>
      </w:r>
    </w:p>
    <w:p w14:paraId="0424C86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1229AA2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lastRenderedPageBreak/>
        <w:t xml:space="preserve">        </w:t>
      </w:r>
      <w:r w:rsidRPr="00C152C2">
        <w:rPr>
          <w:rFonts w:ascii="Consolas" w:eastAsia="Times New Roman" w:hAnsi="Consolas" w:cs="Times New Roman"/>
          <w:color w:val="D7BA7D"/>
          <w:kern w:val="0"/>
          <w:sz w:val="21"/>
          <w:szCs w:val="21"/>
          <w:lang w:eastAsia="en-IN"/>
          <w14:ligatures w14:val="none"/>
        </w:rPr>
        <w:t>img</w:t>
      </w:r>
      <w:r w:rsidRPr="00C152C2">
        <w:rPr>
          <w:rFonts w:ascii="Consolas" w:eastAsia="Times New Roman" w:hAnsi="Consolas" w:cs="Times New Roman"/>
          <w:color w:val="D4D4D4"/>
          <w:kern w:val="0"/>
          <w:sz w:val="21"/>
          <w:szCs w:val="21"/>
          <w:lang w:eastAsia="en-IN"/>
          <w14:ligatures w14:val="none"/>
        </w:rPr>
        <w:t>{</w:t>
      </w:r>
    </w:p>
    <w:p w14:paraId="6372837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width</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120px</w:t>
      </w:r>
      <w:r w:rsidRPr="00C152C2">
        <w:rPr>
          <w:rFonts w:ascii="Consolas" w:eastAsia="Times New Roman" w:hAnsi="Consolas" w:cs="Times New Roman"/>
          <w:color w:val="D4D4D4"/>
          <w:kern w:val="0"/>
          <w:sz w:val="21"/>
          <w:szCs w:val="21"/>
          <w:lang w:eastAsia="en-IN"/>
          <w14:ligatures w14:val="none"/>
        </w:rPr>
        <w:t>;</w:t>
      </w:r>
    </w:p>
    <w:p w14:paraId="3B2A8DDA"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height</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auto</w:t>
      </w:r>
      <w:r w:rsidRPr="00C152C2">
        <w:rPr>
          <w:rFonts w:ascii="Consolas" w:eastAsia="Times New Roman" w:hAnsi="Consolas" w:cs="Times New Roman"/>
          <w:color w:val="D4D4D4"/>
          <w:kern w:val="0"/>
          <w:sz w:val="21"/>
          <w:szCs w:val="21"/>
          <w:lang w:eastAsia="en-IN"/>
          <w14:ligatures w14:val="none"/>
        </w:rPr>
        <w:t>;</w:t>
      </w:r>
    </w:p>
    <w:p w14:paraId="6A90B650"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border-radius</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8px</w:t>
      </w:r>
      <w:r w:rsidRPr="00C152C2">
        <w:rPr>
          <w:rFonts w:ascii="Consolas" w:eastAsia="Times New Roman" w:hAnsi="Consolas" w:cs="Times New Roman"/>
          <w:color w:val="D4D4D4"/>
          <w:kern w:val="0"/>
          <w:sz w:val="21"/>
          <w:szCs w:val="21"/>
          <w:lang w:eastAsia="en-IN"/>
          <w14:ligatures w14:val="none"/>
        </w:rPr>
        <w:t>;</w:t>
      </w:r>
    </w:p>
    <w:p w14:paraId="4CAF1E43"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7528CC33"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p>
    <w:p w14:paraId="392EB4E4"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DE6C1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.button</w:t>
      </w:r>
      <w:r w:rsidRPr="00C152C2">
        <w:rPr>
          <w:rFonts w:ascii="Consolas" w:eastAsia="Times New Roman" w:hAnsi="Consolas" w:cs="Times New Roman"/>
          <w:color w:val="D4D4D4"/>
          <w:kern w:val="0"/>
          <w:sz w:val="21"/>
          <w:szCs w:val="21"/>
          <w:lang w:eastAsia="en-IN"/>
          <w14:ligatures w14:val="none"/>
        </w:rPr>
        <w:t xml:space="preserve"> {</w:t>
      </w:r>
    </w:p>
    <w:p w14:paraId="22E673D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background-color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blue</w:t>
      </w:r>
      <w:r w:rsidRPr="00C152C2">
        <w:rPr>
          <w:rFonts w:ascii="Consolas" w:eastAsia="Times New Roman" w:hAnsi="Consolas" w:cs="Times New Roman"/>
          <w:color w:val="D4D4D4"/>
          <w:kern w:val="0"/>
          <w:sz w:val="21"/>
          <w:szCs w:val="21"/>
          <w:lang w:eastAsia="en-IN"/>
          <w14:ligatures w14:val="none"/>
        </w:rPr>
        <w:t>;</w:t>
      </w:r>
    </w:p>
    <w:p w14:paraId="7DF7011A"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color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white</w:t>
      </w:r>
      <w:r w:rsidRPr="00C152C2">
        <w:rPr>
          <w:rFonts w:ascii="Consolas" w:eastAsia="Times New Roman" w:hAnsi="Consolas" w:cs="Times New Roman"/>
          <w:color w:val="D4D4D4"/>
          <w:kern w:val="0"/>
          <w:sz w:val="21"/>
          <w:szCs w:val="21"/>
          <w:lang w:eastAsia="en-IN"/>
          <w14:ligatures w14:val="none"/>
        </w:rPr>
        <w:t>;</w:t>
      </w:r>
    </w:p>
    <w:p w14:paraId="07F2484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border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none</w:t>
      </w:r>
      <w:r w:rsidRPr="00C152C2">
        <w:rPr>
          <w:rFonts w:ascii="Consolas" w:eastAsia="Times New Roman" w:hAnsi="Consolas" w:cs="Times New Roman"/>
          <w:color w:val="D4D4D4"/>
          <w:kern w:val="0"/>
          <w:sz w:val="21"/>
          <w:szCs w:val="21"/>
          <w:lang w:eastAsia="en-IN"/>
          <w14:ligatures w14:val="none"/>
        </w:rPr>
        <w:t>;</w:t>
      </w:r>
    </w:p>
    <w:p w14:paraId="74CB426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padding</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10px</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20px</w:t>
      </w:r>
      <w:r w:rsidRPr="00C152C2">
        <w:rPr>
          <w:rFonts w:ascii="Consolas" w:eastAsia="Times New Roman" w:hAnsi="Consolas" w:cs="Times New Roman"/>
          <w:color w:val="D4D4D4"/>
          <w:kern w:val="0"/>
          <w:sz w:val="21"/>
          <w:szCs w:val="21"/>
          <w:lang w:eastAsia="en-IN"/>
          <w14:ligatures w14:val="none"/>
        </w:rPr>
        <w:t>;</w:t>
      </w:r>
    </w:p>
    <w:p w14:paraId="34C034C0"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cursor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pointer</w:t>
      </w:r>
      <w:r w:rsidRPr="00C152C2">
        <w:rPr>
          <w:rFonts w:ascii="Consolas" w:eastAsia="Times New Roman" w:hAnsi="Consolas" w:cs="Times New Roman"/>
          <w:color w:val="D4D4D4"/>
          <w:kern w:val="0"/>
          <w:sz w:val="21"/>
          <w:szCs w:val="21"/>
          <w:lang w:eastAsia="en-IN"/>
          <w14:ligatures w14:val="none"/>
        </w:rPr>
        <w:t>;</w:t>
      </w:r>
    </w:p>
    <w:p w14:paraId="4CB48BF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border-radius</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50px</w:t>
      </w:r>
      <w:r w:rsidRPr="00C152C2">
        <w:rPr>
          <w:rFonts w:ascii="Consolas" w:eastAsia="Times New Roman" w:hAnsi="Consolas" w:cs="Times New Roman"/>
          <w:color w:val="D4D4D4"/>
          <w:kern w:val="0"/>
          <w:sz w:val="21"/>
          <w:szCs w:val="21"/>
          <w:lang w:eastAsia="en-IN"/>
          <w14:ligatures w14:val="none"/>
        </w:rPr>
        <w:t>;</w:t>
      </w:r>
    </w:p>
    <w:p w14:paraId="456AFB0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margin-top</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B5CEA8"/>
          <w:kern w:val="0"/>
          <w:sz w:val="21"/>
          <w:szCs w:val="21"/>
          <w:lang w:eastAsia="en-IN"/>
          <w14:ligatures w14:val="none"/>
        </w:rPr>
        <w:t>10px</w:t>
      </w:r>
      <w:r w:rsidRPr="00C152C2">
        <w:rPr>
          <w:rFonts w:ascii="Consolas" w:eastAsia="Times New Roman" w:hAnsi="Consolas" w:cs="Times New Roman"/>
          <w:color w:val="D4D4D4"/>
          <w:kern w:val="0"/>
          <w:sz w:val="21"/>
          <w:szCs w:val="21"/>
          <w:lang w:eastAsia="en-IN"/>
          <w14:ligatures w14:val="none"/>
        </w:rPr>
        <w:t>;</w:t>
      </w:r>
    </w:p>
    <w:p w14:paraId="342DAD30"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5759DC4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63B74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D7BA7D"/>
          <w:kern w:val="0"/>
          <w:sz w:val="21"/>
          <w:szCs w:val="21"/>
          <w:lang w:eastAsia="en-IN"/>
          <w14:ligatures w14:val="none"/>
        </w:rPr>
        <w:t>.button:hover</w:t>
      </w:r>
      <w:r w:rsidRPr="00C152C2">
        <w:rPr>
          <w:rFonts w:ascii="Consolas" w:eastAsia="Times New Roman" w:hAnsi="Consolas" w:cs="Times New Roman"/>
          <w:color w:val="D4D4D4"/>
          <w:kern w:val="0"/>
          <w:sz w:val="21"/>
          <w:szCs w:val="21"/>
          <w:lang w:eastAsia="en-IN"/>
          <w14:ligatures w14:val="none"/>
        </w:rPr>
        <w:t xml:space="preserve"> {</w:t>
      </w:r>
    </w:p>
    <w:p w14:paraId="657BF151"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background-color</w:t>
      </w: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CE9178"/>
          <w:kern w:val="0"/>
          <w:sz w:val="21"/>
          <w:szCs w:val="21"/>
          <w:lang w:eastAsia="en-IN"/>
          <w14:ligatures w14:val="none"/>
        </w:rPr>
        <w:t>#7094ff</w:t>
      </w:r>
      <w:r w:rsidRPr="00C152C2">
        <w:rPr>
          <w:rFonts w:ascii="Consolas" w:eastAsia="Times New Roman" w:hAnsi="Consolas" w:cs="Times New Roman"/>
          <w:color w:val="D4D4D4"/>
          <w:kern w:val="0"/>
          <w:sz w:val="21"/>
          <w:szCs w:val="21"/>
          <w:lang w:eastAsia="en-IN"/>
          <w14:ligatures w14:val="none"/>
        </w:rPr>
        <w:t>;</w:t>
      </w:r>
    </w:p>
    <w:p w14:paraId="5EE5A34A"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w:t>
      </w:r>
    </w:p>
    <w:p w14:paraId="2AB6392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D4D4D4"/>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style</w:t>
      </w:r>
      <w:r w:rsidRPr="00C152C2">
        <w:rPr>
          <w:rFonts w:ascii="Consolas" w:eastAsia="Times New Roman" w:hAnsi="Consolas" w:cs="Times New Roman"/>
          <w:color w:val="808080"/>
          <w:kern w:val="0"/>
          <w:sz w:val="21"/>
          <w:szCs w:val="21"/>
          <w:lang w:eastAsia="en-IN"/>
          <w14:ligatures w14:val="none"/>
        </w:rPr>
        <w:t>&gt;</w:t>
      </w:r>
    </w:p>
    <w:p w14:paraId="2BBC77B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head</w:t>
      </w:r>
      <w:r w:rsidRPr="00C152C2">
        <w:rPr>
          <w:rFonts w:ascii="Consolas" w:eastAsia="Times New Roman" w:hAnsi="Consolas" w:cs="Times New Roman"/>
          <w:color w:val="808080"/>
          <w:kern w:val="0"/>
          <w:sz w:val="21"/>
          <w:szCs w:val="21"/>
          <w:lang w:eastAsia="en-IN"/>
          <w14:ligatures w14:val="none"/>
        </w:rPr>
        <w:t>&gt;</w:t>
      </w:r>
    </w:p>
    <w:p w14:paraId="784AB2A6"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body</w:t>
      </w:r>
      <w:r w:rsidRPr="00C152C2">
        <w:rPr>
          <w:rFonts w:ascii="Consolas" w:eastAsia="Times New Roman" w:hAnsi="Consolas" w:cs="Times New Roman"/>
          <w:color w:val="808080"/>
          <w:kern w:val="0"/>
          <w:sz w:val="21"/>
          <w:szCs w:val="21"/>
          <w:lang w:eastAsia="en-IN"/>
          <w14:ligatures w14:val="none"/>
        </w:rPr>
        <w:t>&gt;</w:t>
      </w:r>
    </w:p>
    <w:p w14:paraId="64B4897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"products"</w:t>
      </w:r>
      <w:r w:rsidRPr="00C152C2">
        <w:rPr>
          <w:rFonts w:ascii="Consolas" w:eastAsia="Times New Roman" w:hAnsi="Consolas" w:cs="Times New Roman"/>
          <w:color w:val="808080"/>
          <w:kern w:val="0"/>
          <w:sz w:val="21"/>
          <w:szCs w:val="21"/>
          <w:lang w:eastAsia="en-IN"/>
          <w14:ligatures w14:val="none"/>
        </w:rPr>
        <w:t>&gt;</w:t>
      </w:r>
    </w:p>
    <w:p w14:paraId="7D0A30C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"product-card"</w:t>
      </w:r>
      <w:r w:rsidRPr="00C152C2">
        <w:rPr>
          <w:rFonts w:ascii="Consolas" w:eastAsia="Times New Roman" w:hAnsi="Consolas" w:cs="Times New Roman"/>
          <w:color w:val="808080"/>
          <w:kern w:val="0"/>
          <w:sz w:val="21"/>
          <w:szCs w:val="21"/>
          <w:lang w:eastAsia="en-IN"/>
          <w14:ligatures w14:val="none"/>
        </w:rPr>
        <w:t>&gt;</w:t>
      </w:r>
    </w:p>
    <w:p w14:paraId="0AFE5C5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p>
    <w:p w14:paraId="5B298731"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img</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src</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"C:\Users\nspra\Downloads\iphone.jpg.jpeg"</w:t>
      </w:r>
      <w:r w:rsidRPr="00C152C2">
        <w:rPr>
          <w:rFonts w:ascii="Consolas" w:eastAsia="Times New Roman" w:hAnsi="Consolas" w:cs="Times New Roman"/>
          <w:color w:val="808080"/>
          <w:kern w:val="0"/>
          <w:sz w:val="21"/>
          <w:szCs w:val="21"/>
          <w:lang w:eastAsia="en-IN"/>
          <w14:ligatures w14:val="none"/>
        </w:rPr>
        <w:t>&gt;</w:t>
      </w:r>
    </w:p>
    <w:p w14:paraId="633439DE"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Iphone 17</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p>
    <w:p w14:paraId="659CD608"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$899</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4CCBEFA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12GB RAM | 256GB Storage</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46B6F34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Add to Cart</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p>
    <w:p w14:paraId="73A0ABE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808080"/>
          <w:kern w:val="0"/>
          <w:sz w:val="21"/>
          <w:szCs w:val="21"/>
          <w:lang w:eastAsia="en-IN"/>
          <w14:ligatures w14:val="none"/>
        </w:rPr>
        <w:t>&gt;</w:t>
      </w:r>
    </w:p>
    <w:p w14:paraId="75F0DD4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"product-card"</w:t>
      </w:r>
      <w:r w:rsidRPr="00C152C2">
        <w:rPr>
          <w:rFonts w:ascii="Consolas" w:eastAsia="Times New Roman" w:hAnsi="Consolas" w:cs="Times New Roman"/>
          <w:color w:val="808080"/>
          <w:kern w:val="0"/>
          <w:sz w:val="21"/>
          <w:szCs w:val="21"/>
          <w:lang w:eastAsia="en-IN"/>
          <w14:ligatures w14:val="none"/>
        </w:rPr>
        <w:t>&gt;</w:t>
      </w:r>
    </w:p>
    <w:p w14:paraId="34666E9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img</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src</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"C:\Users\nspra\Downloads\s26.jpg.jpeg"</w:t>
      </w:r>
      <w:r w:rsidRPr="00C152C2">
        <w:rPr>
          <w:rFonts w:ascii="Consolas" w:eastAsia="Times New Roman" w:hAnsi="Consolas" w:cs="Times New Roman"/>
          <w:color w:val="808080"/>
          <w:kern w:val="0"/>
          <w:sz w:val="21"/>
          <w:szCs w:val="21"/>
          <w:lang w:eastAsia="en-IN"/>
          <w14:ligatures w14:val="none"/>
        </w:rPr>
        <w:t>&gt;</w:t>
      </w:r>
    </w:p>
    <w:p w14:paraId="58AEA4A6"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Samsung Galaxy S26</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p>
    <w:p w14:paraId="3EEF5AC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$1199</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7F7B7D41"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12GB RAM | 512GB Storage</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3F81207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Add to Cart</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p>
    <w:p w14:paraId="57C69CB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808080"/>
          <w:kern w:val="0"/>
          <w:sz w:val="21"/>
          <w:szCs w:val="21"/>
          <w:lang w:eastAsia="en-IN"/>
          <w14:ligatures w14:val="none"/>
        </w:rPr>
        <w:t>&gt;</w:t>
      </w:r>
    </w:p>
    <w:p w14:paraId="7977EB01"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"product-card"</w:t>
      </w:r>
      <w:r w:rsidRPr="00C152C2">
        <w:rPr>
          <w:rFonts w:ascii="Consolas" w:eastAsia="Times New Roman" w:hAnsi="Consolas" w:cs="Times New Roman"/>
          <w:color w:val="808080"/>
          <w:kern w:val="0"/>
          <w:sz w:val="21"/>
          <w:szCs w:val="21"/>
          <w:lang w:eastAsia="en-IN"/>
          <w14:ligatures w14:val="none"/>
        </w:rPr>
        <w:t>&gt;</w:t>
      </w:r>
    </w:p>
    <w:p w14:paraId="087F783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img</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src</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"C:\Users\nspra\Downloads\delllaptop.jpg.jpeg"</w:t>
      </w:r>
      <w:r w:rsidRPr="00C152C2">
        <w:rPr>
          <w:rFonts w:ascii="Consolas" w:eastAsia="Times New Roman" w:hAnsi="Consolas" w:cs="Times New Roman"/>
          <w:color w:val="808080"/>
          <w:kern w:val="0"/>
          <w:sz w:val="21"/>
          <w:szCs w:val="21"/>
          <w:lang w:eastAsia="en-IN"/>
          <w14:ligatures w14:val="none"/>
        </w:rPr>
        <w:t>&gt;</w:t>
      </w:r>
    </w:p>
    <w:p w14:paraId="1D343472"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Dell G15</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p>
    <w:p w14:paraId="76CCB80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$799</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26BDC53B"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16GB RAM | 1024GB Storage</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594441AC"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Add to Cart</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p>
    <w:p w14:paraId="2A984A23"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808080"/>
          <w:kern w:val="0"/>
          <w:sz w:val="21"/>
          <w:szCs w:val="21"/>
          <w:lang w:eastAsia="en-IN"/>
          <w14:ligatures w14:val="none"/>
        </w:rPr>
        <w:t>&gt;</w:t>
      </w:r>
    </w:p>
    <w:p w14:paraId="2F60F4B6"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"product-card"</w:t>
      </w:r>
      <w:r w:rsidRPr="00C152C2">
        <w:rPr>
          <w:rFonts w:ascii="Consolas" w:eastAsia="Times New Roman" w:hAnsi="Consolas" w:cs="Times New Roman"/>
          <w:color w:val="808080"/>
          <w:kern w:val="0"/>
          <w:sz w:val="21"/>
          <w:szCs w:val="21"/>
          <w:lang w:eastAsia="en-IN"/>
          <w14:ligatures w14:val="none"/>
        </w:rPr>
        <w:t>&gt;</w:t>
      </w:r>
    </w:p>
    <w:p w14:paraId="3598B55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img</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src</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"C:\Users\nspra\Downloads\hpvictus.jpg.jpeg"</w:t>
      </w:r>
      <w:r w:rsidRPr="00C152C2">
        <w:rPr>
          <w:rFonts w:ascii="Consolas" w:eastAsia="Times New Roman" w:hAnsi="Consolas" w:cs="Times New Roman"/>
          <w:color w:val="808080"/>
          <w:kern w:val="0"/>
          <w:sz w:val="21"/>
          <w:szCs w:val="21"/>
          <w:lang w:eastAsia="en-IN"/>
          <w14:ligatures w14:val="none"/>
        </w:rPr>
        <w:t>&gt;</w:t>
      </w:r>
    </w:p>
    <w:p w14:paraId="3E71D8E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HP victus</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h3</w:t>
      </w:r>
      <w:r w:rsidRPr="00C152C2">
        <w:rPr>
          <w:rFonts w:ascii="Consolas" w:eastAsia="Times New Roman" w:hAnsi="Consolas" w:cs="Times New Roman"/>
          <w:color w:val="808080"/>
          <w:kern w:val="0"/>
          <w:sz w:val="21"/>
          <w:szCs w:val="21"/>
          <w:lang w:eastAsia="en-IN"/>
          <w14:ligatures w14:val="none"/>
        </w:rPr>
        <w:t>&gt;</w:t>
      </w:r>
    </w:p>
    <w:p w14:paraId="309AA08F"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$749</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370E5FD9"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16GB RAM | 512GB Storage</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p</w:t>
      </w:r>
      <w:r w:rsidRPr="00C152C2">
        <w:rPr>
          <w:rFonts w:ascii="Consolas" w:eastAsia="Times New Roman" w:hAnsi="Consolas" w:cs="Times New Roman"/>
          <w:color w:val="808080"/>
          <w:kern w:val="0"/>
          <w:sz w:val="21"/>
          <w:szCs w:val="21"/>
          <w:lang w:eastAsia="en-IN"/>
          <w14:ligatures w14:val="none"/>
        </w:rPr>
        <w:t>&gt;</w:t>
      </w:r>
    </w:p>
    <w:p w14:paraId="3D7FCFC4"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9CDCFE"/>
          <w:kern w:val="0"/>
          <w:sz w:val="21"/>
          <w:szCs w:val="21"/>
          <w:lang w:eastAsia="en-IN"/>
          <w14:ligatures w14:val="none"/>
        </w:rPr>
        <w:t>class</w:t>
      </w:r>
      <w:r w:rsidRPr="00C152C2">
        <w:rPr>
          <w:rFonts w:ascii="Consolas" w:eastAsia="Times New Roman" w:hAnsi="Consolas" w:cs="Times New Roman"/>
          <w:color w:val="CCCCCC"/>
          <w:kern w:val="0"/>
          <w:sz w:val="21"/>
          <w:szCs w:val="21"/>
          <w:lang w:eastAsia="en-IN"/>
          <w14:ligatures w14:val="none"/>
        </w:rPr>
        <w:t>=</w:t>
      </w:r>
      <w:r w:rsidRPr="00C152C2">
        <w:rPr>
          <w:rFonts w:ascii="Consolas" w:eastAsia="Times New Roman" w:hAnsi="Consolas" w:cs="Times New Roman"/>
          <w:color w:val="CE9178"/>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r w:rsidRPr="00C152C2">
        <w:rPr>
          <w:rFonts w:ascii="Consolas" w:eastAsia="Times New Roman" w:hAnsi="Consolas" w:cs="Times New Roman"/>
          <w:color w:val="CCCCCC"/>
          <w:kern w:val="0"/>
          <w:sz w:val="21"/>
          <w:szCs w:val="21"/>
          <w:lang w:eastAsia="en-IN"/>
          <w14:ligatures w14:val="none"/>
        </w:rPr>
        <w:t>Add to Cart</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button</w:t>
      </w:r>
      <w:r w:rsidRPr="00C152C2">
        <w:rPr>
          <w:rFonts w:ascii="Consolas" w:eastAsia="Times New Roman" w:hAnsi="Consolas" w:cs="Times New Roman"/>
          <w:color w:val="808080"/>
          <w:kern w:val="0"/>
          <w:sz w:val="21"/>
          <w:szCs w:val="21"/>
          <w:lang w:eastAsia="en-IN"/>
          <w14:ligatures w14:val="none"/>
        </w:rPr>
        <w:t>&gt;</w:t>
      </w:r>
    </w:p>
    <w:p w14:paraId="6B525410"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lastRenderedPageBreak/>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808080"/>
          <w:kern w:val="0"/>
          <w:sz w:val="21"/>
          <w:szCs w:val="21"/>
          <w:lang w:eastAsia="en-IN"/>
          <w14:ligatures w14:val="none"/>
        </w:rPr>
        <w:t>&gt;</w:t>
      </w:r>
    </w:p>
    <w:p w14:paraId="506FDD0D"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CCCCCC"/>
          <w:kern w:val="0"/>
          <w:sz w:val="21"/>
          <w:szCs w:val="21"/>
          <w:lang w:eastAsia="en-IN"/>
          <w14:ligatures w14:val="none"/>
        </w:rPr>
        <w:t xml:space="preserve">        </w:t>
      </w: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div</w:t>
      </w:r>
      <w:r w:rsidRPr="00C152C2">
        <w:rPr>
          <w:rFonts w:ascii="Consolas" w:eastAsia="Times New Roman" w:hAnsi="Consolas" w:cs="Times New Roman"/>
          <w:color w:val="808080"/>
          <w:kern w:val="0"/>
          <w:sz w:val="21"/>
          <w:szCs w:val="21"/>
          <w:lang w:eastAsia="en-IN"/>
          <w14:ligatures w14:val="none"/>
        </w:rPr>
        <w:t>&gt;</w:t>
      </w:r>
    </w:p>
    <w:p w14:paraId="6E8023A5" w14:textId="77777777" w:rsidR="00C152C2" w:rsidRPr="00C152C2" w:rsidRDefault="00C152C2" w:rsidP="00C152C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152C2">
        <w:rPr>
          <w:rFonts w:ascii="Consolas" w:eastAsia="Times New Roman" w:hAnsi="Consolas" w:cs="Times New Roman"/>
          <w:color w:val="808080"/>
          <w:kern w:val="0"/>
          <w:sz w:val="21"/>
          <w:szCs w:val="21"/>
          <w:lang w:eastAsia="en-IN"/>
          <w14:ligatures w14:val="none"/>
        </w:rPr>
        <w:t>&lt;/</w:t>
      </w:r>
      <w:r w:rsidRPr="00C152C2">
        <w:rPr>
          <w:rFonts w:ascii="Consolas" w:eastAsia="Times New Roman" w:hAnsi="Consolas" w:cs="Times New Roman"/>
          <w:color w:val="569CD6"/>
          <w:kern w:val="0"/>
          <w:sz w:val="21"/>
          <w:szCs w:val="21"/>
          <w:lang w:eastAsia="en-IN"/>
          <w14:ligatures w14:val="none"/>
        </w:rPr>
        <w:t>body</w:t>
      </w:r>
      <w:r w:rsidRPr="00C152C2">
        <w:rPr>
          <w:rFonts w:ascii="Consolas" w:eastAsia="Times New Roman" w:hAnsi="Consolas" w:cs="Times New Roman"/>
          <w:color w:val="808080"/>
          <w:kern w:val="0"/>
          <w:sz w:val="21"/>
          <w:szCs w:val="21"/>
          <w:lang w:eastAsia="en-IN"/>
          <w14:ligatures w14:val="none"/>
        </w:rPr>
        <w:t>&gt;</w:t>
      </w:r>
    </w:p>
    <w:p w14:paraId="27AA3CCA" w14:textId="4420FE31" w:rsidR="00517AB6" w:rsidRDefault="00517AB6" w:rsidP="00342B3B">
      <w:pPr>
        <w:tabs>
          <w:tab w:val="left" w:pos="1068"/>
        </w:tabs>
        <w:rPr>
          <w:rFonts w:ascii="Aptos" w:hAnsi="Aptos"/>
          <w:sz w:val="48"/>
          <w:szCs w:val="48"/>
        </w:rPr>
      </w:pPr>
      <w:r>
        <w:rPr>
          <w:rFonts w:ascii="Aptos" w:hAnsi="Aptos"/>
          <w:sz w:val="48"/>
          <w:szCs w:val="48"/>
        </w:rPr>
        <w:t>OUTPUT:</w:t>
      </w:r>
    </w:p>
    <w:p w14:paraId="4CE0D83B" w14:textId="424F0AE3" w:rsidR="00517AB6" w:rsidRDefault="00D3096E" w:rsidP="00D3096E">
      <w:pPr>
        <w:tabs>
          <w:tab w:val="left" w:pos="4652"/>
        </w:tabs>
        <w:rPr>
          <w:rFonts w:ascii="Aptos" w:hAnsi="Aptos"/>
          <w:sz w:val="48"/>
          <w:szCs w:val="48"/>
        </w:rPr>
      </w:pPr>
      <w:r>
        <w:rPr>
          <w:rFonts w:ascii="Aptos" w:hAnsi="Aptos"/>
          <w:sz w:val="48"/>
          <w:szCs w:val="48"/>
        </w:rPr>
        <w:tab/>
      </w:r>
      <w:r w:rsidR="00CF34C9" w:rsidRPr="00CF34C9">
        <w:rPr>
          <w:rFonts w:ascii="Aptos" w:hAnsi="Aptos"/>
          <w:noProof/>
          <w:sz w:val="48"/>
          <w:szCs w:val="48"/>
        </w:rPr>
        <w:drawing>
          <wp:inline distT="0" distB="0" distL="0" distR="0" wp14:anchorId="6D617B22" wp14:editId="3D994CE0">
            <wp:extent cx="6645910" cy="3716020"/>
            <wp:effectExtent l="0" t="0" r="2540" b="0"/>
            <wp:docPr id="95630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777" name=""/>
                    <pic:cNvPicPr/>
                  </pic:nvPicPr>
                  <pic:blipFill>
                    <a:blip r:embed="rId39"/>
                    <a:stretch>
                      <a:fillRect/>
                    </a:stretch>
                  </pic:blipFill>
                  <pic:spPr>
                    <a:xfrm>
                      <a:off x="0" y="0"/>
                      <a:ext cx="6645910" cy="3716020"/>
                    </a:xfrm>
                    <a:prstGeom prst="rect">
                      <a:avLst/>
                    </a:prstGeom>
                  </pic:spPr>
                </pic:pic>
              </a:graphicData>
            </a:graphic>
          </wp:inline>
        </w:drawing>
      </w:r>
    </w:p>
    <w:p w14:paraId="73946650" w14:textId="2029FDA6" w:rsidR="00517AB6" w:rsidRDefault="00340296" w:rsidP="00342B3B">
      <w:pPr>
        <w:tabs>
          <w:tab w:val="left" w:pos="1068"/>
        </w:tabs>
        <w:rPr>
          <w:rFonts w:ascii="Aptos" w:hAnsi="Aptos"/>
          <w:sz w:val="48"/>
          <w:szCs w:val="48"/>
        </w:rPr>
      </w:pPr>
      <w:r w:rsidRPr="00340296">
        <w:rPr>
          <w:rFonts w:ascii="Aptos" w:hAnsi="Aptos"/>
          <w:noProof/>
          <w:sz w:val="48"/>
          <w:szCs w:val="48"/>
        </w:rPr>
        <w:drawing>
          <wp:inline distT="0" distB="0" distL="0" distR="0" wp14:anchorId="05F49E81" wp14:editId="4807F622">
            <wp:extent cx="6645910" cy="3467735"/>
            <wp:effectExtent l="0" t="0" r="2540" b="0"/>
            <wp:docPr id="139653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36088" name=""/>
                    <pic:cNvPicPr/>
                  </pic:nvPicPr>
                  <pic:blipFill>
                    <a:blip r:embed="rId40"/>
                    <a:stretch>
                      <a:fillRect/>
                    </a:stretch>
                  </pic:blipFill>
                  <pic:spPr>
                    <a:xfrm>
                      <a:off x="0" y="0"/>
                      <a:ext cx="6645910" cy="3467735"/>
                    </a:xfrm>
                    <a:prstGeom prst="rect">
                      <a:avLst/>
                    </a:prstGeom>
                  </pic:spPr>
                </pic:pic>
              </a:graphicData>
            </a:graphic>
          </wp:inline>
        </w:drawing>
      </w:r>
    </w:p>
    <w:p w14:paraId="0F8B5879" w14:textId="6395DC1E" w:rsidR="00517AB6" w:rsidRDefault="003654DD" w:rsidP="00342B3B">
      <w:pPr>
        <w:tabs>
          <w:tab w:val="left" w:pos="1068"/>
        </w:tabs>
        <w:rPr>
          <w:rFonts w:ascii="Aptos" w:hAnsi="Aptos"/>
          <w:sz w:val="48"/>
          <w:szCs w:val="48"/>
        </w:rPr>
      </w:pPr>
      <w:r w:rsidRPr="003654DD">
        <w:rPr>
          <w:rFonts w:ascii="Aptos" w:hAnsi="Aptos"/>
          <w:noProof/>
          <w:sz w:val="48"/>
          <w:szCs w:val="48"/>
        </w:rPr>
        <w:lastRenderedPageBreak/>
        <w:drawing>
          <wp:inline distT="0" distB="0" distL="0" distR="0" wp14:anchorId="072A48A3" wp14:editId="627A6500">
            <wp:extent cx="6645910" cy="3211195"/>
            <wp:effectExtent l="0" t="0" r="2540" b="8255"/>
            <wp:docPr id="18479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3799" name=""/>
                    <pic:cNvPicPr/>
                  </pic:nvPicPr>
                  <pic:blipFill>
                    <a:blip r:embed="rId41"/>
                    <a:stretch>
                      <a:fillRect/>
                    </a:stretch>
                  </pic:blipFill>
                  <pic:spPr>
                    <a:xfrm>
                      <a:off x="0" y="0"/>
                      <a:ext cx="6645910" cy="3211195"/>
                    </a:xfrm>
                    <a:prstGeom prst="rect">
                      <a:avLst/>
                    </a:prstGeom>
                  </pic:spPr>
                </pic:pic>
              </a:graphicData>
            </a:graphic>
          </wp:inline>
        </w:drawing>
      </w:r>
    </w:p>
    <w:p w14:paraId="47226DF2" w14:textId="5186AE05" w:rsidR="00B54B04" w:rsidRDefault="0007345E" w:rsidP="00342B3B">
      <w:pPr>
        <w:tabs>
          <w:tab w:val="left" w:pos="1068"/>
        </w:tabs>
        <w:rPr>
          <w:rFonts w:ascii="Aptos" w:hAnsi="Aptos"/>
          <w:sz w:val="48"/>
          <w:szCs w:val="48"/>
        </w:rPr>
      </w:pPr>
      <w:r>
        <w:rPr>
          <w:rFonts w:ascii="Aptos" w:hAnsi="Aptos"/>
          <w:sz w:val="48"/>
          <w:szCs w:val="48"/>
        </w:rPr>
        <w:t>EXPLANTION</w:t>
      </w:r>
      <w:r w:rsidR="00C61CFF">
        <w:rPr>
          <w:rFonts w:ascii="Aptos" w:hAnsi="Aptos"/>
          <w:sz w:val="48"/>
          <w:szCs w:val="48"/>
        </w:rPr>
        <w:t>:</w:t>
      </w:r>
    </w:p>
    <w:p w14:paraId="2B3D8BCD"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Explanation:</w:t>
      </w:r>
    </w:p>
    <w:p w14:paraId="732908C4"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&lt;DOCTYPE html&gt; : the &lt;!DOCTYPE html&gt; element tells the web browser that this an HTML document </w:t>
      </w:r>
    </w:p>
    <w:p w14:paraId="08424A7B"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 or this is the latest version of HTML</w:t>
      </w:r>
    </w:p>
    <w:p w14:paraId="72300D26"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&lt;html&gt; : the &lt;html&gt; element is the root element of an HTML web page </w:t>
      </w:r>
    </w:p>
    <w:p w14:paraId="38755B0C"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&lt;head&gt; : the &lt;head&gt; element will contain meta data about the HTML web page</w:t>
      </w:r>
    </w:p>
    <w:p w14:paraId="0932B919"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&lt;title&gt; : the &lt;title&gt; element specifies a title for the HTML Page</w:t>
      </w:r>
    </w:p>
    <w:p w14:paraId="79F3B079"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lastRenderedPageBreak/>
        <w:t xml:space="preserve">&lt;body&gt; : the &lt;body&gt; element contains all visible content all visible content like text , image , links , </w:t>
      </w:r>
    </w:p>
    <w:p w14:paraId="14C5FB3C"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 tables , etc </w:t>
      </w:r>
    </w:p>
    <w:p w14:paraId="0A43E838"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&lt;h&gt; : we used &lt;h&gt; element for heading</w:t>
      </w:r>
    </w:p>
    <w:p w14:paraId="6A306164"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&lt;p&gt; : we used &lt;p&gt; element for the paragraph</w:t>
      </w:r>
    </w:p>
    <w:p w14:paraId="5D152A3E"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&lt;div&gt;:we use &lt;div&gt; element for encapsulating the the divisions and easy to modify and </w:t>
      </w:r>
    </w:p>
    <w:p w14:paraId="10028277"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 xml:space="preserve">&lt;button&gt;: we use &lt;button&gt; element for button </w:t>
      </w:r>
    </w:p>
    <w:p w14:paraId="4B53BEF6"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&lt;img&gt;: we use &lt;img&gt; tag for displaying the image</w:t>
      </w:r>
    </w:p>
    <w:p w14:paraId="66D1B1E4"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We used layout in this program and its attributes like grid-template-rows, grid-template-coloums,</w:t>
      </w:r>
    </w:p>
    <w:p w14:paraId="15A25F75" w14:textId="77777777" w:rsidR="00C61CFF" w:rsidRPr="00C61CFF" w:rsidRDefault="00C61CFF" w:rsidP="00C61CFF">
      <w:pPr>
        <w:tabs>
          <w:tab w:val="left" w:pos="1068"/>
        </w:tabs>
        <w:rPr>
          <w:rFonts w:ascii="Aptos" w:hAnsi="Aptos"/>
          <w:sz w:val="48"/>
          <w:szCs w:val="48"/>
        </w:rPr>
      </w:pPr>
      <w:r w:rsidRPr="00C61CFF">
        <w:rPr>
          <w:rFonts w:ascii="Aptos" w:hAnsi="Aptos"/>
          <w:sz w:val="48"/>
          <w:szCs w:val="48"/>
        </w:rPr>
        <w:t>grid-template-area to define the items space for the grid layout by dividing page into separate sections</w:t>
      </w:r>
    </w:p>
    <w:p w14:paraId="1F464CD6" w14:textId="1134C700" w:rsidR="00C61CFF" w:rsidRDefault="00C61CFF" w:rsidP="00C61CFF">
      <w:pPr>
        <w:tabs>
          <w:tab w:val="left" w:pos="1068"/>
        </w:tabs>
        <w:rPr>
          <w:rFonts w:ascii="Aptos" w:hAnsi="Aptos"/>
          <w:sz w:val="48"/>
          <w:szCs w:val="48"/>
        </w:rPr>
      </w:pPr>
      <w:r w:rsidRPr="00C61CFF">
        <w:rPr>
          <w:rFonts w:ascii="Aptos" w:hAnsi="Aptos"/>
          <w:sz w:val="48"/>
          <w:szCs w:val="48"/>
        </w:rPr>
        <w:t>and use div tag make into small separate blocks</w:t>
      </w:r>
    </w:p>
    <w:p w14:paraId="6189609C" w14:textId="77777777" w:rsidR="00C92FAC" w:rsidRDefault="00C92FAC" w:rsidP="00342B3B">
      <w:pPr>
        <w:tabs>
          <w:tab w:val="left" w:pos="1068"/>
        </w:tabs>
        <w:rPr>
          <w:rFonts w:ascii="Aptos" w:hAnsi="Aptos"/>
          <w:sz w:val="48"/>
          <w:szCs w:val="48"/>
        </w:rPr>
      </w:pPr>
    </w:p>
    <w:p w14:paraId="7AEF2ABF" w14:textId="77777777" w:rsidR="00C92FAC" w:rsidRDefault="00C92FAC" w:rsidP="00342B3B">
      <w:pPr>
        <w:tabs>
          <w:tab w:val="left" w:pos="1068"/>
        </w:tabs>
        <w:rPr>
          <w:rFonts w:ascii="Aptos" w:hAnsi="Aptos"/>
          <w:sz w:val="48"/>
          <w:szCs w:val="48"/>
        </w:rPr>
      </w:pPr>
    </w:p>
    <w:p w14:paraId="147831AD" w14:textId="77777777" w:rsidR="00C92FAC" w:rsidRDefault="00C92FAC" w:rsidP="00342B3B">
      <w:pPr>
        <w:tabs>
          <w:tab w:val="left" w:pos="1068"/>
        </w:tabs>
        <w:rPr>
          <w:rFonts w:ascii="Aptos" w:hAnsi="Aptos"/>
          <w:sz w:val="48"/>
          <w:szCs w:val="48"/>
        </w:rPr>
      </w:pPr>
    </w:p>
    <w:p w14:paraId="10C90233" w14:textId="600936F0" w:rsidR="00C92FAC" w:rsidRDefault="003B04E3" w:rsidP="00342B3B">
      <w:pPr>
        <w:tabs>
          <w:tab w:val="left" w:pos="1068"/>
        </w:tabs>
        <w:rPr>
          <w:rFonts w:ascii="Aptos" w:hAnsi="Aptos"/>
          <w:sz w:val="48"/>
          <w:szCs w:val="48"/>
        </w:rPr>
      </w:pPr>
      <w:r>
        <w:rPr>
          <w:rFonts w:ascii="Aptos" w:hAnsi="Aptos"/>
          <w:sz w:val="48"/>
          <w:szCs w:val="48"/>
        </w:rPr>
        <w:lastRenderedPageBreak/>
        <w:t xml:space="preserve">                                            WEEK-7</w:t>
      </w:r>
    </w:p>
    <w:p w14:paraId="6C72DC68" w14:textId="418D539C" w:rsidR="00937565" w:rsidRPr="00937565" w:rsidRDefault="00937565" w:rsidP="00937565">
      <w:pPr>
        <w:tabs>
          <w:tab w:val="left" w:pos="1068"/>
        </w:tabs>
        <w:rPr>
          <w:rFonts w:ascii="Aptos" w:hAnsi="Aptos"/>
          <w:sz w:val="48"/>
          <w:szCs w:val="48"/>
        </w:rPr>
      </w:pPr>
      <w:r w:rsidRPr="00937565">
        <w:rPr>
          <w:rFonts w:ascii="Aptos" w:hAnsi="Aptos"/>
          <w:sz w:val="48"/>
          <w:szCs w:val="48"/>
        </w:rPr>
        <w:t xml:space="preserve">7.A) Aim: create a GitHub account and create a repository in it and push all the week 6 code files in it. </w:t>
      </w:r>
    </w:p>
    <w:p w14:paraId="0D7E6630" w14:textId="0CE84710" w:rsidR="00937565" w:rsidRPr="00937565" w:rsidRDefault="00137EC9" w:rsidP="00937565">
      <w:pPr>
        <w:tabs>
          <w:tab w:val="left" w:pos="1068"/>
        </w:tabs>
        <w:rPr>
          <w:rFonts w:ascii="Aptos" w:hAnsi="Aptos"/>
          <w:sz w:val="48"/>
          <w:szCs w:val="48"/>
        </w:rPr>
      </w:pPr>
      <w:r>
        <w:rPr>
          <w:rFonts w:ascii="Aptos" w:hAnsi="Aptos"/>
          <w:sz w:val="48"/>
          <w:szCs w:val="48"/>
        </w:rPr>
        <w:t>PROCEDURE</w:t>
      </w:r>
      <w:r w:rsidR="00937565" w:rsidRPr="00937565">
        <w:rPr>
          <w:rFonts w:ascii="Aptos" w:hAnsi="Aptos"/>
          <w:sz w:val="48"/>
          <w:szCs w:val="48"/>
        </w:rPr>
        <w:t xml:space="preserve">: </w:t>
      </w:r>
    </w:p>
    <w:p w14:paraId="3EE0780D" w14:textId="45230233" w:rsidR="00937565" w:rsidRDefault="00937565" w:rsidP="00937565">
      <w:pPr>
        <w:tabs>
          <w:tab w:val="left" w:pos="1068"/>
        </w:tabs>
        <w:rPr>
          <w:rFonts w:ascii="Aptos" w:hAnsi="Aptos"/>
          <w:sz w:val="48"/>
          <w:szCs w:val="48"/>
        </w:rPr>
      </w:pPr>
      <w:r w:rsidRPr="00937565">
        <w:rPr>
          <w:rFonts w:ascii="Aptos" w:hAnsi="Aptos"/>
          <w:sz w:val="48"/>
          <w:szCs w:val="48"/>
        </w:rPr>
        <w:t>Step 1: browse for GitHub and enter it.</w:t>
      </w:r>
    </w:p>
    <w:p w14:paraId="51E5319F" w14:textId="61C922CE" w:rsidR="000C00B1" w:rsidRDefault="00E6138E" w:rsidP="00937565">
      <w:pPr>
        <w:tabs>
          <w:tab w:val="left" w:pos="1068"/>
        </w:tabs>
        <w:rPr>
          <w:rFonts w:ascii="Aptos" w:hAnsi="Aptos"/>
          <w:sz w:val="48"/>
          <w:szCs w:val="48"/>
        </w:rPr>
      </w:pPr>
      <w:r w:rsidRPr="00E6138E">
        <w:rPr>
          <w:rFonts w:ascii="Aptos" w:hAnsi="Aptos"/>
          <w:noProof/>
          <w:sz w:val="48"/>
          <w:szCs w:val="48"/>
        </w:rPr>
        <w:drawing>
          <wp:inline distT="0" distB="0" distL="0" distR="0" wp14:anchorId="7C491093" wp14:editId="1A0DCC25">
            <wp:extent cx="5563688" cy="2987040"/>
            <wp:effectExtent l="0" t="0" r="0" b="3810"/>
            <wp:docPr id="132065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1511" name=""/>
                    <pic:cNvPicPr/>
                  </pic:nvPicPr>
                  <pic:blipFill>
                    <a:blip r:embed="rId42"/>
                    <a:stretch>
                      <a:fillRect/>
                    </a:stretch>
                  </pic:blipFill>
                  <pic:spPr>
                    <a:xfrm>
                      <a:off x="0" y="0"/>
                      <a:ext cx="5567430" cy="2989049"/>
                    </a:xfrm>
                    <a:prstGeom prst="rect">
                      <a:avLst/>
                    </a:prstGeom>
                  </pic:spPr>
                </pic:pic>
              </a:graphicData>
            </a:graphic>
          </wp:inline>
        </w:drawing>
      </w:r>
      <w:r w:rsidR="00FA0505">
        <w:rPr>
          <w:rFonts w:ascii="Aptos" w:hAnsi="Aptos"/>
          <w:sz w:val="48"/>
          <w:szCs w:val="48"/>
        </w:rPr>
        <w:t xml:space="preserve">               </w:t>
      </w:r>
    </w:p>
    <w:p w14:paraId="6F7F745C" w14:textId="220DE15C" w:rsidR="00FA0505" w:rsidRDefault="005136EF" w:rsidP="00937565">
      <w:pPr>
        <w:tabs>
          <w:tab w:val="left" w:pos="1068"/>
        </w:tabs>
        <w:rPr>
          <w:rFonts w:ascii="Aptos" w:hAnsi="Aptos"/>
          <w:sz w:val="48"/>
          <w:szCs w:val="48"/>
        </w:rPr>
      </w:pPr>
      <w:r w:rsidRPr="005136EF">
        <w:rPr>
          <w:rFonts w:ascii="Aptos" w:hAnsi="Aptos"/>
          <w:sz w:val="48"/>
          <w:szCs w:val="48"/>
        </w:rPr>
        <w:t>Step 2:login to GitHub account.</w:t>
      </w:r>
    </w:p>
    <w:p w14:paraId="58220A6C" w14:textId="77777777" w:rsidR="004F2EDC" w:rsidRDefault="004F2EDC" w:rsidP="00FA0505">
      <w:pPr>
        <w:tabs>
          <w:tab w:val="left" w:pos="1068"/>
        </w:tabs>
        <w:rPr>
          <w:rFonts w:ascii="Aptos" w:hAnsi="Aptos"/>
          <w:sz w:val="48"/>
          <w:szCs w:val="48"/>
        </w:rPr>
      </w:pPr>
      <w:r w:rsidRPr="004F2EDC">
        <w:rPr>
          <w:rFonts w:ascii="Aptos" w:hAnsi="Aptos"/>
          <w:noProof/>
          <w:sz w:val="48"/>
          <w:szCs w:val="48"/>
        </w:rPr>
        <w:drawing>
          <wp:inline distT="0" distB="0" distL="0" distR="0" wp14:anchorId="6C5B74CC" wp14:editId="30D1620F">
            <wp:extent cx="5017675" cy="2653145"/>
            <wp:effectExtent l="0" t="0" r="0" b="0"/>
            <wp:docPr id="27729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3518" name=""/>
                    <pic:cNvPicPr/>
                  </pic:nvPicPr>
                  <pic:blipFill>
                    <a:blip r:embed="rId43"/>
                    <a:stretch>
                      <a:fillRect/>
                    </a:stretch>
                  </pic:blipFill>
                  <pic:spPr>
                    <a:xfrm>
                      <a:off x="0" y="0"/>
                      <a:ext cx="5050686" cy="2670600"/>
                    </a:xfrm>
                    <a:prstGeom prst="rect">
                      <a:avLst/>
                    </a:prstGeom>
                  </pic:spPr>
                </pic:pic>
              </a:graphicData>
            </a:graphic>
          </wp:inline>
        </w:drawing>
      </w:r>
    </w:p>
    <w:p w14:paraId="665A0E51" w14:textId="78971C35" w:rsidR="0060483D" w:rsidRDefault="008516A1" w:rsidP="00FA0505">
      <w:pPr>
        <w:tabs>
          <w:tab w:val="left" w:pos="1068"/>
        </w:tabs>
      </w:pPr>
      <w:r>
        <w:lastRenderedPageBreak/>
        <w:t>Step 3:create a repository after login by clicking new</w:t>
      </w:r>
    </w:p>
    <w:p w14:paraId="6F247315" w14:textId="1E1218DE" w:rsidR="007655CE" w:rsidRPr="004F2EDC" w:rsidRDefault="007655CE" w:rsidP="00FA0505">
      <w:pPr>
        <w:tabs>
          <w:tab w:val="left" w:pos="1068"/>
        </w:tabs>
        <w:rPr>
          <w:rFonts w:ascii="Aptos" w:hAnsi="Aptos"/>
          <w:sz w:val="48"/>
          <w:szCs w:val="48"/>
        </w:rPr>
      </w:pPr>
      <w:r w:rsidRPr="007655CE">
        <w:rPr>
          <w:rFonts w:ascii="Aptos" w:hAnsi="Aptos"/>
          <w:noProof/>
          <w:sz w:val="48"/>
          <w:szCs w:val="48"/>
        </w:rPr>
        <w:drawing>
          <wp:inline distT="0" distB="0" distL="0" distR="0" wp14:anchorId="3750BF8F" wp14:editId="6F960EF0">
            <wp:extent cx="5015369" cy="2660072"/>
            <wp:effectExtent l="0" t="0" r="0" b="6985"/>
            <wp:docPr id="18354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9887" name=""/>
                    <pic:cNvPicPr/>
                  </pic:nvPicPr>
                  <pic:blipFill>
                    <a:blip r:embed="rId44"/>
                    <a:stretch>
                      <a:fillRect/>
                    </a:stretch>
                  </pic:blipFill>
                  <pic:spPr>
                    <a:xfrm>
                      <a:off x="0" y="0"/>
                      <a:ext cx="5027616" cy="2666568"/>
                    </a:xfrm>
                    <a:prstGeom prst="rect">
                      <a:avLst/>
                    </a:prstGeom>
                  </pic:spPr>
                </pic:pic>
              </a:graphicData>
            </a:graphic>
          </wp:inline>
        </w:drawing>
      </w:r>
    </w:p>
    <w:p w14:paraId="6855A364" w14:textId="77777777" w:rsidR="00D826A0" w:rsidRDefault="00D826A0" w:rsidP="00FA0505">
      <w:pPr>
        <w:tabs>
          <w:tab w:val="left" w:pos="1068"/>
        </w:tabs>
      </w:pPr>
    </w:p>
    <w:p w14:paraId="1798DA36" w14:textId="46D4E278" w:rsidR="00D826A0" w:rsidRDefault="00D826A0" w:rsidP="00FA0505">
      <w:pPr>
        <w:tabs>
          <w:tab w:val="left" w:pos="1068"/>
        </w:tabs>
        <w:rPr>
          <w:rFonts w:ascii="Aptos" w:hAnsi="Aptos"/>
          <w:sz w:val="32"/>
          <w:szCs w:val="32"/>
        </w:rPr>
      </w:pPr>
      <w:r w:rsidRPr="00D826A0">
        <w:rPr>
          <w:rFonts w:ascii="Aptos" w:hAnsi="Aptos"/>
          <w:sz w:val="32"/>
          <w:szCs w:val="32"/>
        </w:rPr>
        <w:t>Step 4:specify the repository specifications.</w:t>
      </w:r>
    </w:p>
    <w:p w14:paraId="4800DE5F" w14:textId="040C192F" w:rsidR="0036056A" w:rsidRPr="00D826A0" w:rsidRDefault="0036056A" w:rsidP="00FA0505">
      <w:pPr>
        <w:tabs>
          <w:tab w:val="left" w:pos="1068"/>
        </w:tabs>
        <w:rPr>
          <w:rFonts w:ascii="Aptos" w:hAnsi="Aptos"/>
          <w:sz w:val="32"/>
          <w:szCs w:val="32"/>
        </w:rPr>
      </w:pPr>
      <w:r w:rsidRPr="0036056A">
        <w:rPr>
          <w:rFonts w:ascii="Aptos" w:hAnsi="Aptos"/>
          <w:noProof/>
          <w:sz w:val="32"/>
          <w:szCs w:val="32"/>
        </w:rPr>
        <w:drawing>
          <wp:inline distT="0" distB="0" distL="0" distR="0" wp14:anchorId="5F2ECAEE" wp14:editId="6B2D2C51">
            <wp:extent cx="5420623" cy="3048000"/>
            <wp:effectExtent l="0" t="0" r="8890" b="0"/>
            <wp:docPr id="14735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74928" name=""/>
                    <pic:cNvPicPr/>
                  </pic:nvPicPr>
                  <pic:blipFill>
                    <a:blip r:embed="rId45"/>
                    <a:stretch>
                      <a:fillRect/>
                    </a:stretch>
                  </pic:blipFill>
                  <pic:spPr>
                    <a:xfrm>
                      <a:off x="0" y="0"/>
                      <a:ext cx="5441018" cy="3059468"/>
                    </a:xfrm>
                    <a:prstGeom prst="rect">
                      <a:avLst/>
                    </a:prstGeom>
                  </pic:spPr>
                </pic:pic>
              </a:graphicData>
            </a:graphic>
          </wp:inline>
        </w:drawing>
      </w:r>
    </w:p>
    <w:p w14:paraId="09715AAB" w14:textId="77777777" w:rsidR="00C92FAC" w:rsidRDefault="00C92FAC" w:rsidP="00342B3B">
      <w:pPr>
        <w:tabs>
          <w:tab w:val="left" w:pos="1068"/>
        </w:tabs>
        <w:rPr>
          <w:rFonts w:ascii="Aptos" w:hAnsi="Aptos"/>
          <w:sz w:val="48"/>
          <w:szCs w:val="48"/>
        </w:rPr>
      </w:pPr>
    </w:p>
    <w:p w14:paraId="022708A0" w14:textId="77777777" w:rsidR="00D826A0" w:rsidRDefault="00D826A0" w:rsidP="00342B3B">
      <w:pPr>
        <w:tabs>
          <w:tab w:val="left" w:pos="1068"/>
        </w:tabs>
        <w:rPr>
          <w:rFonts w:ascii="Aptos" w:hAnsi="Aptos"/>
          <w:sz w:val="48"/>
          <w:szCs w:val="48"/>
        </w:rPr>
      </w:pPr>
    </w:p>
    <w:p w14:paraId="643BD4E6" w14:textId="77777777" w:rsidR="00D826A0" w:rsidRDefault="00D826A0" w:rsidP="00342B3B">
      <w:pPr>
        <w:tabs>
          <w:tab w:val="left" w:pos="1068"/>
        </w:tabs>
        <w:rPr>
          <w:rFonts w:ascii="Aptos" w:hAnsi="Aptos"/>
          <w:sz w:val="48"/>
          <w:szCs w:val="48"/>
        </w:rPr>
      </w:pPr>
    </w:p>
    <w:p w14:paraId="480525EE" w14:textId="77777777" w:rsidR="0036056A" w:rsidRDefault="0036056A" w:rsidP="00342B3B">
      <w:pPr>
        <w:tabs>
          <w:tab w:val="left" w:pos="1068"/>
        </w:tabs>
        <w:rPr>
          <w:rFonts w:ascii="Aptos" w:hAnsi="Aptos"/>
          <w:sz w:val="48"/>
          <w:szCs w:val="48"/>
        </w:rPr>
      </w:pPr>
    </w:p>
    <w:p w14:paraId="2243E14D" w14:textId="77777777" w:rsidR="0036056A" w:rsidRDefault="0036056A" w:rsidP="00342B3B">
      <w:pPr>
        <w:tabs>
          <w:tab w:val="left" w:pos="1068"/>
        </w:tabs>
        <w:rPr>
          <w:rFonts w:ascii="Aptos" w:hAnsi="Aptos"/>
          <w:sz w:val="48"/>
          <w:szCs w:val="48"/>
        </w:rPr>
      </w:pPr>
    </w:p>
    <w:p w14:paraId="429EA4EB" w14:textId="088CF29B" w:rsidR="00D826A0" w:rsidRDefault="00761EF6" w:rsidP="00342B3B">
      <w:pPr>
        <w:tabs>
          <w:tab w:val="left" w:pos="1068"/>
        </w:tabs>
      </w:pPr>
      <w:r>
        <w:t>Step 5:download GitHub desktop and Lauch it .</w:t>
      </w:r>
    </w:p>
    <w:p w14:paraId="16B04B69" w14:textId="4C5A5414" w:rsidR="00761EF6" w:rsidRPr="00360F2F" w:rsidRDefault="00360F2F" w:rsidP="00342B3B">
      <w:pPr>
        <w:tabs>
          <w:tab w:val="left" w:pos="1068"/>
        </w:tabs>
        <w:rPr>
          <w:b/>
          <w:bCs/>
        </w:rPr>
      </w:pPr>
      <w:r w:rsidRPr="00360F2F">
        <w:rPr>
          <w:b/>
          <w:bCs/>
          <w:noProof/>
        </w:rPr>
        <w:drawing>
          <wp:inline distT="0" distB="0" distL="0" distR="0" wp14:anchorId="40584EA5" wp14:editId="1C3CE8CE">
            <wp:extent cx="5091545" cy="2862960"/>
            <wp:effectExtent l="0" t="0" r="0" b="0"/>
            <wp:docPr id="157632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1061" name=""/>
                    <pic:cNvPicPr/>
                  </pic:nvPicPr>
                  <pic:blipFill>
                    <a:blip r:embed="rId46"/>
                    <a:stretch>
                      <a:fillRect/>
                    </a:stretch>
                  </pic:blipFill>
                  <pic:spPr>
                    <a:xfrm>
                      <a:off x="0" y="0"/>
                      <a:ext cx="5102140" cy="2868918"/>
                    </a:xfrm>
                    <a:prstGeom prst="rect">
                      <a:avLst/>
                    </a:prstGeom>
                  </pic:spPr>
                </pic:pic>
              </a:graphicData>
            </a:graphic>
          </wp:inline>
        </w:drawing>
      </w:r>
    </w:p>
    <w:p w14:paraId="1DD32C5D" w14:textId="77777777" w:rsidR="00761EF6" w:rsidRDefault="00761EF6" w:rsidP="00342B3B">
      <w:pPr>
        <w:tabs>
          <w:tab w:val="left" w:pos="1068"/>
        </w:tabs>
      </w:pPr>
    </w:p>
    <w:p w14:paraId="4AC3D187" w14:textId="16B4AAB5" w:rsidR="00216983" w:rsidRDefault="00BE6D0F" w:rsidP="00342B3B">
      <w:pPr>
        <w:tabs>
          <w:tab w:val="left" w:pos="1068"/>
        </w:tabs>
      </w:pPr>
      <w:r>
        <w:t>Step 7:add the vs code file to the GitHub desktop.</w:t>
      </w:r>
    </w:p>
    <w:p w14:paraId="65D21541" w14:textId="6B28CF3F" w:rsidR="00BE6D0F" w:rsidRDefault="00426C5B" w:rsidP="00342B3B">
      <w:pPr>
        <w:tabs>
          <w:tab w:val="left" w:pos="1068"/>
        </w:tabs>
      </w:pPr>
      <w:r w:rsidRPr="00426C5B">
        <w:rPr>
          <w:noProof/>
        </w:rPr>
        <w:drawing>
          <wp:inline distT="0" distB="0" distL="0" distR="0" wp14:anchorId="17A39542" wp14:editId="6EDE32DF">
            <wp:extent cx="5464330" cy="3075709"/>
            <wp:effectExtent l="0" t="0" r="3175" b="0"/>
            <wp:docPr id="14550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014" name=""/>
                    <pic:cNvPicPr/>
                  </pic:nvPicPr>
                  <pic:blipFill>
                    <a:blip r:embed="rId47"/>
                    <a:stretch>
                      <a:fillRect/>
                    </a:stretch>
                  </pic:blipFill>
                  <pic:spPr>
                    <a:xfrm>
                      <a:off x="0" y="0"/>
                      <a:ext cx="5469511" cy="3078625"/>
                    </a:xfrm>
                    <a:prstGeom prst="rect">
                      <a:avLst/>
                    </a:prstGeom>
                  </pic:spPr>
                </pic:pic>
              </a:graphicData>
            </a:graphic>
          </wp:inline>
        </w:drawing>
      </w:r>
    </w:p>
    <w:p w14:paraId="0597B024" w14:textId="77777777" w:rsidR="00BE6D0F" w:rsidRDefault="00BE6D0F" w:rsidP="00342B3B">
      <w:pPr>
        <w:tabs>
          <w:tab w:val="left" w:pos="1068"/>
        </w:tabs>
      </w:pPr>
    </w:p>
    <w:p w14:paraId="514E0142" w14:textId="77777777" w:rsidR="00BE6D0F" w:rsidRDefault="00BE6D0F" w:rsidP="00342B3B">
      <w:pPr>
        <w:tabs>
          <w:tab w:val="left" w:pos="1068"/>
        </w:tabs>
      </w:pPr>
    </w:p>
    <w:p w14:paraId="7E67565F" w14:textId="77777777" w:rsidR="00BE6D0F" w:rsidRDefault="00BE6D0F" w:rsidP="00342B3B">
      <w:pPr>
        <w:tabs>
          <w:tab w:val="left" w:pos="1068"/>
        </w:tabs>
      </w:pPr>
    </w:p>
    <w:p w14:paraId="3079288B" w14:textId="77777777" w:rsidR="00BE6D0F" w:rsidRDefault="00BE6D0F" w:rsidP="00342B3B">
      <w:pPr>
        <w:tabs>
          <w:tab w:val="left" w:pos="1068"/>
        </w:tabs>
      </w:pPr>
    </w:p>
    <w:p w14:paraId="4C2C1CF2" w14:textId="77777777" w:rsidR="00BE6D0F" w:rsidRDefault="00BE6D0F" w:rsidP="00342B3B">
      <w:pPr>
        <w:tabs>
          <w:tab w:val="left" w:pos="1068"/>
        </w:tabs>
      </w:pPr>
    </w:p>
    <w:p w14:paraId="090AA962" w14:textId="162675D9" w:rsidR="00BE6D0F" w:rsidRDefault="00E225CC" w:rsidP="00342B3B">
      <w:pPr>
        <w:tabs>
          <w:tab w:val="left" w:pos="1068"/>
        </w:tabs>
      </w:pPr>
      <w:r w:rsidRPr="00E225CC">
        <w:lastRenderedPageBreak/>
        <w:t>Step 8:add commit to it and the files to repository and sync the changes . it automatically</w:t>
      </w:r>
    </w:p>
    <w:p w14:paraId="273D5237" w14:textId="741E2EC8" w:rsidR="00E225CC" w:rsidRDefault="00640959" w:rsidP="00342B3B">
      <w:pPr>
        <w:tabs>
          <w:tab w:val="left" w:pos="1068"/>
        </w:tabs>
      </w:pPr>
      <w:r w:rsidRPr="00640959">
        <w:t>pushes the files .</w:t>
      </w:r>
    </w:p>
    <w:p w14:paraId="16877A08" w14:textId="07A0CFC6" w:rsidR="00BE6D0F" w:rsidRDefault="00CC7090" w:rsidP="00342B3B">
      <w:pPr>
        <w:tabs>
          <w:tab w:val="left" w:pos="1068"/>
        </w:tabs>
      </w:pPr>
      <w:r w:rsidRPr="00CC7090">
        <w:rPr>
          <w:noProof/>
        </w:rPr>
        <w:drawing>
          <wp:inline distT="0" distB="0" distL="0" distR="0" wp14:anchorId="3F4FA0F1" wp14:editId="3241831F">
            <wp:extent cx="5239047" cy="2874818"/>
            <wp:effectExtent l="0" t="0" r="0" b="1905"/>
            <wp:docPr id="2183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1553" name=""/>
                    <pic:cNvPicPr/>
                  </pic:nvPicPr>
                  <pic:blipFill>
                    <a:blip r:embed="rId48"/>
                    <a:stretch>
                      <a:fillRect/>
                    </a:stretch>
                  </pic:blipFill>
                  <pic:spPr>
                    <a:xfrm>
                      <a:off x="0" y="0"/>
                      <a:ext cx="5243815" cy="2877434"/>
                    </a:xfrm>
                    <a:prstGeom prst="rect">
                      <a:avLst/>
                    </a:prstGeom>
                  </pic:spPr>
                </pic:pic>
              </a:graphicData>
            </a:graphic>
          </wp:inline>
        </w:drawing>
      </w:r>
    </w:p>
    <w:p w14:paraId="3C8E8453" w14:textId="210BEE88" w:rsidR="00BE6D0F" w:rsidRDefault="00EE0CA8" w:rsidP="00342B3B">
      <w:pPr>
        <w:tabs>
          <w:tab w:val="left" w:pos="1068"/>
        </w:tabs>
      </w:pPr>
      <w:r w:rsidRPr="00EE0CA8">
        <w:t>Step 9:now go to browser and check it . it will show all the new added files in the repository</w:t>
      </w:r>
      <w:r>
        <w:t>:</w:t>
      </w:r>
    </w:p>
    <w:p w14:paraId="33D41F8A" w14:textId="375DF2FE" w:rsidR="00EE0CA8" w:rsidRDefault="00AE7B84" w:rsidP="00342B3B">
      <w:pPr>
        <w:tabs>
          <w:tab w:val="left" w:pos="1068"/>
        </w:tabs>
      </w:pPr>
      <w:r w:rsidRPr="00AE7B84">
        <w:rPr>
          <w:noProof/>
        </w:rPr>
        <w:drawing>
          <wp:inline distT="0" distB="0" distL="0" distR="0" wp14:anchorId="2A3FCE45" wp14:editId="62E7F02D">
            <wp:extent cx="5987850" cy="3207327"/>
            <wp:effectExtent l="0" t="0" r="0" b="0"/>
            <wp:docPr id="20245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75718" name=""/>
                    <pic:cNvPicPr/>
                  </pic:nvPicPr>
                  <pic:blipFill>
                    <a:blip r:embed="rId49"/>
                    <a:stretch>
                      <a:fillRect/>
                    </a:stretch>
                  </pic:blipFill>
                  <pic:spPr>
                    <a:xfrm>
                      <a:off x="0" y="0"/>
                      <a:ext cx="6011366" cy="3219923"/>
                    </a:xfrm>
                    <a:prstGeom prst="rect">
                      <a:avLst/>
                    </a:prstGeom>
                  </pic:spPr>
                </pic:pic>
              </a:graphicData>
            </a:graphic>
          </wp:inline>
        </w:drawing>
      </w:r>
    </w:p>
    <w:p w14:paraId="7130A65C" w14:textId="77777777" w:rsidR="00BE6D0F" w:rsidRDefault="00BE6D0F" w:rsidP="00342B3B">
      <w:pPr>
        <w:tabs>
          <w:tab w:val="left" w:pos="1068"/>
        </w:tabs>
      </w:pPr>
    </w:p>
    <w:p w14:paraId="101776A7" w14:textId="116231A2" w:rsidR="00BE6D0F" w:rsidRDefault="009B1CB5" w:rsidP="00342B3B">
      <w:pPr>
        <w:tabs>
          <w:tab w:val="left" w:pos="1068"/>
        </w:tabs>
      </w:pPr>
      <w:r w:rsidRPr="009B1CB5">
        <w:t>My repository link for the uid all week’s work:</w:t>
      </w:r>
    </w:p>
    <w:p w14:paraId="49EC8E7D" w14:textId="0FCE3860" w:rsidR="009B1CB5" w:rsidRDefault="00971BD9" w:rsidP="00342B3B">
      <w:pPr>
        <w:tabs>
          <w:tab w:val="left" w:pos="1068"/>
        </w:tabs>
      </w:pPr>
      <w:hyperlink r:id="rId50" w:history="1">
        <w:r w:rsidRPr="000C222E">
          <w:rPr>
            <w:rStyle w:val="Hyperlink"/>
          </w:rPr>
          <w:t>https://github.com/nspraneeth07-lang/UID_25221.git</w:t>
        </w:r>
      </w:hyperlink>
    </w:p>
    <w:p w14:paraId="036E2722" w14:textId="77777777" w:rsidR="00971BD9" w:rsidRDefault="00971BD9" w:rsidP="00342B3B">
      <w:pPr>
        <w:tabs>
          <w:tab w:val="left" w:pos="1068"/>
        </w:tabs>
      </w:pPr>
    </w:p>
    <w:p w14:paraId="6A37DBB3" w14:textId="77777777" w:rsidR="00971BD9" w:rsidRDefault="00971BD9" w:rsidP="00342B3B">
      <w:pPr>
        <w:tabs>
          <w:tab w:val="left" w:pos="1068"/>
        </w:tabs>
      </w:pPr>
    </w:p>
    <w:p w14:paraId="5D1863C9" w14:textId="77777777" w:rsidR="00971BD9" w:rsidRDefault="00971BD9" w:rsidP="00342B3B">
      <w:pPr>
        <w:tabs>
          <w:tab w:val="left" w:pos="1068"/>
        </w:tabs>
      </w:pPr>
    </w:p>
    <w:p w14:paraId="54A510C0" w14:textId="77777777" w:rsidR="00971BD9" w:rsidRDefault="00971BD9" w:rsidP="00342B3B">
      <w:pPr>
        <w:tabs>
          <w:tab w:val="left" w:pos="1068"/>
        </w:tabs>
      </w:pPr>
    </w:p>
    <w:p w14:paraId="1184C2C1" w14:textId="675B8E5E" w:rsidR="00BE6D0F" w:rsidRDefault="00DC50FC" w:rsidP="00342B3B">
      <w:pPr>
        <w:tabs>
          <w:tab w:val="left" w:pos="1068"/>
        </w:tabs>
      </w:pPr>
      <w:r>
        <w:lastRenderedPageBreak/>
        <w:t xml:space="preserve">                                                                                     WEEK-8</w:t>
      </w:r>
    </w:p>
    <w:p w14:paraId="517F926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8.A) Aim: create a web page that displays a square that continuously rotates 360 using css animation Program  </w:t>
      </w:r>
    </w:p>
    <w:p w14:paraId="26201EF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5076EB"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xml:space="preserve">Code: </w:t>
      </w:r>
    </w:p>
    <w:p w14:paraId="5EEEEE0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2DBE5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xml:space="preserve">Name = Praneeth , Roll no = 25221 , Section-C </w:t>
      </w:r>
    </w:p>
    <w:p w14:paraId="68EC9E0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771469"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DOCTYPE</w:t>
      </w:r>
      <w:r w:rsidRPr="007604E6">
        <w:rPr>
          <w:rFonts w:ascii="Consolas" w:eastAsia="Times New Roman" w:hAnsi="Consolas" w:cs="Times New Roman"/>
          <w:color w:val="CCCCCC"/>
          <w:kern w:val="0"/>
          <w:sz w:val="21"/>
          <w:szCs w:val="21"/>
          <w:lang w:eastAsia="en-IN"/>
          <w14:ligatures w14:val="none"/>
        </w:rPr>
        <w:t xml:space="preserve"> </w:t>
      </w:r>
      <w:r w:rsidRPr="007604E6">
        <w:rPr>
          <w:rFonts w:ascii="Consolas" w:eastAsia="Times New Roman" w:hAnsi="Consolas" w:cs="Times New Roman"/>
          <w:color w:val="9CDCFE"/>
          <w:kern w:val="0"/>
          <w:sz w:val="21"/>
          <w:szCs w:val="21"/>
          <w:lang w:eastAsia="en-IN"/>
          <w14:ligatures w14:val="none"/>
        </w:rPr>
        <w:t>html</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6B56DDE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8AE37E"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html</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3146423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6667E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head</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46AC1C46"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title</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Continuous Rotating Square</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title</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53C574E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21D89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style</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D4D4D4"/>
          <w:kern w:val="0"/>
          <w:sz w:val="21"/>
          <w:szCs w:val="21"/>
          <w:lang w:eastAsia="en-IN"/>
          <w14:ligatures w14:val="none"/>
        </w:rPr>
        <w:t xml:space="preserve"> </w:t>
      </w:r>
    </w:p>
    <w:p w14:paraId="027E240C"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398D04"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D7BA7D"/>
          <w:kern w:val="0"/>
          <w:sz w:val="21"/>
          <w:szCs w:val="21"/>
          <w:lang w:eastAsia="en-IN"/>
          <w14:ligatures w14:val="none"/>
        </w:rPr>
        <w:t>body</w:t>
      </w:r>
      <w:r w:rsidRPr="007604E6">
        <w:rPr>
          <w:rFonts w:ascii="Consolas" w:eastAsia="Times New Roman" w:hAnsi="Consolas" w:cs="Times New Roman"/>
          <w:color w:val="D4D4D4"/>
          <w:kern w:val="0"/>
          <w:sz w:val="21"/>
          <w:szCs w:val="21"/>
          <w:lang w:eastAsia="en-IN"/>
          <w14:ligatures w14:val="none"/>
        </w:rPr>
        <w:t xml:space="preserve"> { </w:t>
      </w:r>
    </w:p>
    <w:p w14:paraId="06E3B630"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D110D9"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display</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flex</w:t>
      </w:r>
      <w:r w:rsidRPr="007604E6">
        <w:rPr>
          <w:rFonts w:ascii="Consolas" w:eastAsia="Times New Roman" w:hAnsi="Consolas" w:cs="Times New Roman"/>
          <w:color w:val="D4D4D4"/>
          <w:kern w:val="0"/>
          <w:sz w:val="21"/>
          <w:szCs w:val="21"/>
          <w:lang w:eastAsia="en-IN"/>
          <w14:ligatures w14:val="none"/>
        </w:rPr>
        <w:t xml:space="preserve">; </w:t>
      </w:r>
    </w:p>
    <w:p w14:paraId="378044A0"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D5884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flex-direction</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column</w:t>
      </w:r>
      <w:r w:rsidRPr="007604E6">
        <w:rPr>
          <w:rFonts w:ascii="Consolas" w:eastAsia="Times New Roman" w:hAnsi="Consolas" w:cs="Times New Roman"/>
          <w:color w:val="D4D4D4"/>
          <w:kern w:val="0"/>
          <w:sz w:val="21"/>
          <w:szCs w:val="21"/>
          <w:lang w:eastAsia="en-IN"/>
          <w14:ligatures w14:val="none"/>
        </w:rPr>
        <w:t xml:space="preserve">; </w:t>
      </w:r>
    </w:p>
    <w:p w14:paraId="70D95FE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40505E"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align-items</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center</w:t>
      </w:r>
      <w:r w:rsidRPr="007604E6">
        <w:rPr>
          <w:rFonts w:ascii="Consolas" w:eastAsia="Times New Roman" w:hAnsi="Consolas" w:cs="Times New Roman"/>
          <w:color w:val="D4D4D4"/>
          <w:kern w:val="0"/>
          <w:sz w:val="21"/>
          <w:szCs w:val="21"/>
          <w:lang w:eastAsia="en-IN"/>
          <w14:ligatures w14:val="none"/>
        </w:rPr>
        <w:t xml:space="preserve">; </w:t>
      </w:r>
    </w:p>
    <w:p w14:paraId="64581C4F"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42EDB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margin</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0</w:t>
      </w:r>
      <w:r w:rsidRPr="007604E6">
        <w:rPr>
          <w:rFonts w:ascii="Consolas" w:eastAsia="Times New Roman" w:hAnsi="Consolas" w:cs="Times New Roman"/>
          <w:color w:val="D4D4D4"/>
          <w:kern w:val="0"/>
          <w:sz w:val="21"/>
          <w:szCs w:val="21"/>
          <w:lang w:eastAsia="en-IN"/>
          <w14:ligatures w14:val="none"/>
        </w:rPr>
        <w:t xml:space="preserve">; </w:t>
      </w:r>
    </w:p>
    <w:p w14:paraId="59A5AE30"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185030"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 </w:t>
      </w:r>
    </w:p>
    <w:p w14:paraId="73C918BA"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C688DE"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D7BA7D"/>
          <w:kern w:val="0"/>
          <w:sz w:val="21"/>
          <w:szCs w:val="21"/>
          <w:lang w:eastAsia="en-IN"/>
          <w14:ligatures w14:val="none"/>
        </w:rPr>
        <w:t>.rotating-square</w:t>
      </w:r>
      <w:r w:rsidRPr="007604E6">
        <w:rPr>
          <w:rFonts w:ascii="Consolas" w:eastAsia="Times New Roman" w:hAnsi="Consolas" w:cs="Times New Roman"/>
          <w:color w:val="D4D4D4"/>
          <w:kern w:val="0"/>
          <w:sz w:val="21"/>
          <w:szCs w:val="21"/>
          <w:lang w:eastAsia="en-IN"/>
          <w14:ligatures w14:val="none"/>
        </w:rPr>
        <w:t xml:space="preserve"> { </w:t>
      </w:r>
    </w:p>
    <w:p w14:paraId="4F7D5256"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CC9518"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width</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150px</w:t>
      </w:r>
      <w:r w:rsidRPr="007604E6">
        <w:rPr>
          <w:rFonts w:ascii="Consolas" w:eastAsia="Times New Roman" w:hAnsi="Consolas" w:cs="Times New Roman"/>
          <w:color w:val="D4D4D4"/>
          <w:kern w:val="0"/>
          <w:sz w:val="21"/>
          <w:szCs w:val="21"/>
          <w:lang w:eastAsia="en-IN"/>
          <w14:ligatures w14:val="none"/>
        </w:rPr>
        <w:t xml:space="preserve">; </w:t>
      </w:r>
    </w:p>
    <w:p w14:paraId="64808A1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3F76EB"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height</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150px</w:t>
      </w:r>
      <w:r w:rsidRPr="007604E6">
        <w:rPr>
          <w:rFonts w:ascii="Consolas" w:eastAsia="Times New Roman" w:hAnsi="Consolas" w:cs="Times New Roman"/>
          <w:color w:val="D4D4D4"/>
          <w:kern w:val="0"/>
          <w:sz w:val="21"/>
          <w:szCs w:val="21"/>
          <w:lang w:eastAsia="en-IN"/>
          <w14:ligatures w14:val="none"/>
        </w:rPr>
        <w:t xml:space="preserve">; </w:t>
      </w:r>
    </w:p>
    <w:p w14:paraId="47C1DCE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455BD7"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background-color</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#c3e050</w:t>
      </w:r>
      <w:r w:rsidRPr="007604E6">
        <w:rPr>
          <w:rFonts w:ascii="Consolas" w:eastAsia="Times New Roman" w:hAnsi="Consolas" w:cs="Times New Roman"/>
          <w:color w:val="D4D4D4"/>
          <w:kern w:val="0"/>
          <w:sz w:val="21"/>
          <w:szCs w:val="21"/>
          <w:lang w:eastAsia="en-IN"/>
          <w14:ligatures w14:val="none"/>
        </w:rPr>
        <w:t xml:space="preserve">; </w:t>
      </w:r>
    </w:p>
    <w:p w14:paraId="46E14EF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9EA64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border-radius</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15px</w:t>
      </w:r>
      <w:r w:rsidRPr="007604E6">
        <w:rPr>
          <w:rFonts w:ascii="Consolas" w:eastAsia="Times New Roman" w:hAnsi="Consolas" w:cs="Times New Roman"/>
          <w:color w:val="D4D4D4"/>
          <w:kern w:val="0"/>
          <w:sz w:val="21"/>
          <w:szCs w:val="21"/>
          <w:lang w:eastAsia="en-IN"/>
          <w14:ligatures w14:val="none"/>
        </w:rPr>
        <w:t xml:space="preserve">; </w:t>
      </w:r>
    </w:p>
    <w:p w14:paraId="7D5CED9E"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14B6B7"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box-shadow</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0</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4px</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B5CEA8"/>
          <w:kern w:val="0"/>
          <w:sz w:val="21"/>
          <w:szCs w:val="21"/>
          <w:lang w:eastAsia="en-IN"/>
          <w14:ligatures w14:val="none"/>
        </w:rPr>
        <w:t>15px</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DCDCAA"/>
          <w:kern w:val="0"/>
          <w:sz w:val="21"/>
          <w:szCs w:val="21"/>
          <w:lang w:eastAsia="en-IN"/>
          <w14:ligatures w14:val="none"/>
        </w:rPr>
        <w:t>rgba</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0</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0</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0</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0.2</w:t>
      </w:r>
      <w:r w:rsidRPr="007604E6">
        <w:rPr>
          <w:rFonts w:ascii="Consolas" w:eastAsia="Times New Roman" w:hAnsi="Consolas" w:cs="Times New Roman"/>
          <w:color w:val="D4D4D4"/>
          <w:kern w:val="0"/>
          <w:sz w:val="21"/>
          <w:szCs w:val="21"/>
          <w:lang w:eastAsia="en-IN"/>
          <w14:ligatures w14:val="none"/>
        </w:rPr>
        <w:t xml:space="preserve">); </w:t>
      </w:r>
    </w:p>
    <w:p w14:paraId="42B26F1C"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5D5CEA"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animation</w:t>
      </w:r>
      <w:r w:rsidRPr="007604E6">
        <w:rPr>
          <w:rFonts w:ascii="Consolas" w:eastAsia="Times New Roman" w:hAnsi="Consolas" w:cs="Times New Roman"/>
          <w:color w:val="D4D4D4"/>
          <w:kern w:val="0"/>
          <w:sz w:val="21"/>
          <w:szCs w:val="21"/>
          <w:lang w:eastAsia="en-IN"/>
          <w14:ligatures w14:val="none"/>
        </w:rPr>
        <w:t xml:space="preserve">: spin </w:t>
      </w:r>
      <w:r w:rsidRPr="007604E6">
        <w:rPr>
          <w:rFonts w:ascii="Consolas" w:eastAsia="Times New Roman" w:hAnsi="Consolas" w:cs="Times New Roman"/>
          <w:color w:val="B5CEA8"/>
          <w:kern w:val="0"/>
          <w:sz w:val="21"/>
          <w:szCs w:val="21"/>
          <w:lang w:eastAsia="en-IN"/>
          <w14:ligatures w14:val="none"/>
        </w:rPr>
        <w:t>4s</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linear</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CE9178"/>
          <w:kern w:val="0"/>
          <w:sz w:val="21"/>
          <w:szCs w:val="21"/>
          <w:lang w:eastAsia="en-IN"/>
          <w14:ligatures w14:val="none"/>
        </w:rPr>
        <w:t>infinite</w:t>
      </w:r>
      <w:r w:rsidRPr="007604E6">
        <w:rPr>
          <w:rFonts w:ascii="Consolas" w:eastAsia="Times New Roman" w:hAnsi="Consolas" w:cs="Times New Roman"/>
          <w:color w:val="D4D4D4"/>
          <w:kern w:val="0"/>
          <w:sz w:val="21"/>
          <w:szCs w:val="21"/>
          <w:lang w:eastAsia="en-IN"/>
          <w14:ligatures w14:val="none"/>
        </w:rPr>
        <w:t xml:space="preserve">; </w:t>
      </w:r>
    </w:p>
    <w:p w14:paraId="62C24B6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D2C84A"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 </w:t>
      </w:r>
    </w:p>
    <w:p w14:paraId="7B5AA8FA"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1186D0"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C586C0"/>
          <w:kern w:val="0"/>
          <w:sz w:val="21"/>
          <w:szCs w:val="21"/>
          <w:lang w:eastAsia="en-IN"/>
          <w14:ligatures w14:val="none"/>
        </w:rPr>
        <w:t>@keyframes</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9CDCFE"/>
          <w:kern w:val="0"/>
          <w:sz w:val="21"/>
          <w:szCs w:val="21"/>
          <w:lang w:eastAsia="en-IN"/>
          <w14:ligatures w14:val="none"/>
        </w:rPr>
        <w:t>spin</w:t>
      </w:r>
      <w:r w:rsidRPr="007604E6">
        <w:rPr>
          <w:rFonts w:ascii="Consolas" w:eastAsia="Times New Roman" w:hAnsi="Consolas" w:cs="Times New Roman"/>
          <w:color w:val="D4D4D4"/>
          <w:kern w:val="0"/>
          <w:sz w:val="21"/>
          <w:szCs w:val="21"/>
          <w:lang w:eastAsia="en-IN"/>
          <w14:ligatures w14:val="none"/>
        </w:rPr>
        <w:t xml:space="preserve"> { </w:t>
      </w:r>
    </w:p>
    <w:p w14:paraId="1B6DCD7B"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from { </w:t>
      </w:r>
    </w:p>
    <w:p w14:paraId="5E709B1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FA65B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transform</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DCDCAA"/>
          <w:kern w:val="0"/>
          <w:sz w:val="21"/>
          <w:szCs w:val="21"/>
          <w:lang w:eastAsia="en-IN"/>
          <w14:ligatures w14:val="none"/>
        </w:rPr>
        <w:t>rotate</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0deg</w:t>
      </w:r>
      <w:r w:rsidRPr="007604E6">
        <w:rPr>
          <w:rFonts w:ascii="Consolas" w:eastAsia="Times New Roman" w:hAnsi="Consolas" w:cs="Times New Roman"/>
          <w:color w:val="D4D4D4"/>
          <w:kern w:val="0"/>
          <w:sz w:val="21"/>
          <w:szCs w:val="21"/>
          <w:lang w:eastAsia="en-IN"/>
          <w14:ligatures w14:val="none"/>
        </w:rPr>
        <w:t xml:space="preserve">); </w:t>
      </w:r>
    </w:p>
    <w:p w14:paraId="411C3B2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16FB3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 </w:t>
      </w:r>
    </w:p>
    <w:p w14:paraId="53AFA2C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05733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to { </w:t>
      </w:r>
    </w:p>
    <w:p w14:paraId="30217ED6"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0BB5A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9CDCFE"/>
          <w:kern w:val="0"/>
          <w:sz w:val="21"/>
          <w:szCs w:val="21"/>
          <w:lang w:eastAsia="en-IN"/>
          <w14:ligatures w14:val="none"/>
        </w:rPr>
        <w:t>transform</w:t>
      </w:r>
      <w:r w:rsidRPr="007604E6">
        <w:rPr>
          <w:rFonts w:ascii="Consolas" w:eastAsia="Times New Roman" w:hAnsi="Consolas" w:cs="Times New Roman"/>
          <w:color w:val="D4D4D4"/>
          <w:kern w:val="0"/>
          <w:sz w:val="21"/>
          <w:szCs w:val="21"/>
          <w:lang w:eastAsia="en-IN"/>
          <w14:ligatures w14:val="none"/>
        </w:rPr>
        <w:t xml:space="preserve">: </w:t>
      </w:r>
      <w:r w:rsidRPr="007604E6">
        <w:rPr>
          <w:rFonts w:ascii="Consolas" w:eastAsia="Times New Roman" w:hAnsi="Consolas" w:cs="Times New Roman"/>
          <w:color w:val="DCDCAA"/>
          <w:kern w:val="0"/>
          <w:sz w:val="21"/>
          <w:szCs w:val="21"/>
          <w:lang w:eastAsia="en-IN"/>
          <w14:ligatures w14:val="none"/>
        </w:rPr>
        <w:t>rotate</w:t>
      </w:r>
      <w:r w:rsidRPr="007604E6">
        <w:rPr>
          <w:rFonts w:ascii="Consolas" w:eastAsia="Times New Roman" w:hAnsi="Consolas" w:cs="Times New Roman"/>
          <w:color w:val="D4D4D4"/>
          <w:kern w:val="0"/>
          <w:sz w:val="21"/>
          <w:szCs w:val="21"/>
          <w:lang w:eastAsia="en-IN"/>
          <w14:ligatures w14:val="none"/>
        </w:rPr>
        <w:t>(</w:t>
      </w:r>
      <w:r w:rsidRPr="007604E6">
        <w:rPr>
          <w:rFonts w:ascii="Consolas" w:eastAsia="Times New Roman" w:hAnsi="Consolas" w:cs="Times New Roman"/>
          <w:color w:val="B5CEA8"/>
          <w:kern w:val="0"/>
          <w:sz w:val="21"/>
          <w:szCs w:val="21"/>
          <w:lang w:eastAsia="en-IN"/>
          <w14:ligatures w14:val="none"/>
        </w:rPr>
        <w:t>360deg</w:t>
      </w:r>
      <w:r w:rsidRPr="007604E6">
        <w:rPr>
          <w:rFonts w:ascii="Consolas" w:eastAsia="Times New Roman" w:hAnsi="Consolas" w:cs="Times New Roman"/>
          <w:color w:val="D4D4D4"/>
          <w:kern w:val="0"/>
          <w:sz w:val="21"/>
          <w:szCs w:val="21"/>
          <w:lang w:eastAsia="en-IN"/>
          <w14:ligatures w14:val="none"/>
        </w:rPr>
        <w:t xml:space="preserve">); </w:t>
      </w:r>
    </w:p>
    <w:p w14:paraId="2C43ABD2"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2351F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 </w:t>
      </w:r>
    </w:p>
    <w:p w14:paraId="550C067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60AA4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xml:space="preserve"> } </w:t>
      </w:r>
    </w:p>
    <w:p w14:paraId="1C70E4E5"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09F82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D4D4D4"/>
          <w:kern w:val="0"/>
          <w:sz w:val="21"/>
          <w:szCs w:val="21"/>
          <w:lang w:eastAsia="en-IN"/>
          <w14:ligatures w14:val="none"/>
        </w:rPr>
        <w:t> </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style</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4381337A"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A0A437"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head</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03C8A41B"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4C5648"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body</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6296E404"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B661D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h1</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Continuous Rotating Square</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h1</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5CD36C23"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E8530E"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w:t>
      </w: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div</w:t>
      </w:r>
      <w:r w:rsidRPr="007604E6">
        <w:rPr>
          <w:rFonts w:ascii="Consolas" w:eastAsia="Times New Roman" w:hAnsi="Consolas" w:cs="Times New Roman"/>
          <w:color w:val="CCCCCC"/>
          <w:kern w:val="0"/>
          <w:sz w:val="21"/>
          <w:szCs w:val="21"/>
          <w:lang w:eastAsia="en-IN"/>
          <w14:ligatures w14:val="none"/>
        </w:rPr>
        <w:t xml:space="preserve"> </w:t>
      </w:r>
      <w:r w:rsidRPr="007604E6">
        <w:rPr>
          <w:rFonts w:ascii="Consolas" w:eastAsia="Times New Roman" w:hAnsi="Consolas" w:cs="Times New Roman"/>
          <w:color w:val="9CDCFE"/>
          <w:kern w:val="0"/>
          <w:sz w:val="21"/>
          <w:szCs w:val="21"/>
          <w:lang w:eastAsia="en-IN"/>
          <w14:ligatures w14:val="none"/>
        </w:rPr>
        <w:t>class</w:t>
      </w:r>
      <w:r w:rsidRPr="007604E6">
        <w:rPr>
          <w:rFonts w:ascii="Consolas" w:eastAsia="Times New Roman" w:hAnsi="Consolas" w:cs="Times New Roman"/>
          <w:color w:val="CCCCCC"/>
          <w:kern w:val="0"/>
          <w:sz w:val="21"/>
          <w:szCs w:val="21"/>
          <w:lang w:eastAsia="en-IN"/>
          <w14:ligatures w14:val="none"/>
        </w:rPr>
        <w:t>=</w:t>
      </w:r>
      <w:r w:rsidRPr="007604E6">
        <w:rPr>
          <w:rFonts w:ascii="Consolas" w:eastAsia="Times New Roman" w:hAnsi="Consolas" w:cs="Times New Roman"/>
          <w:color w:val="CE9178"/>
          <w:kern w:val="0"/>
          <w:sz w:val="21"/>
          <w:szCs w:val="21"/>
          <w:lang w:eastAsia="en-IN"/>
          <w14:ligatures w14:val="none"/>
        </w:rPr>
        <w:t>"rotating-square"</w:t>
      </w:r>
      <w:r w:rsidRPr="007604E6">
        <w:rPr>
          <w:rFonts w:ascii="Consolas" w:eastAsia="Times New Roman" w:hAnsi="Consolas" w:cs="Times New Roman"/>
          <w:color w:val="808080"/>
          <w:kern w:val="0"/>
          <w:sz w:val="21"/>
          <w:szCs w:val="21"/>
          <w:lang w:eastAsia="en-IN"/>
          <w14:ligatures w14:val="none"/>
        </w:rPr>
        <w:t>&gt;&lt;/</w:t>
      </w:r>
      <w:r w:rsidRPr="007604E6">
        <w:rPr>
          <w:rFonts w:ascii="Consolas" w:eastAsia="Times New Roman" w:hAnsi="Consolas" w:cs="Times New Roman"/>
          <w:color w:val="569CD6"/>
          <w:kern w:val="0"/>
          <w:sz w:val="21"/>
          <w:szCs w:val="21"/>
          <w:lang w:eastAsia="en-IN"/>
          <w14:ligatures w14:val="none"/>
        </w:rPr>
        <w:t>div</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2CC71FD9"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1D808D"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CCCCCC"/>
          <w:kern w:val="0"/>
          <w:sz w:val="21"/>
          <w:szCs w:val="21"/>
          <w:lang w:eastAsia="en-IN"/>
          <w14:ligatures w14:val="none"/>
        </w:rPr>
        <w:t> </w:t>
      </w:r>
    </w:p>
    <w:p w14:paraId="7CD98E51"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35A53F"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body</w:t>
      </w:r>
      <w:r w:rsidRPr="007604E6">
        <w:rPr>
          <w:rFonts w:ascii="Consolas" w:eastAsia="Times New Roman" w:hAnsi="Consolas" w:cs="Times New Roman"/>
          <w:color w:val="808080"/>
          <w:kern w:val="0"/>
          <w:sz w:val="21"/>
          <w:szCs w:val="21"/>
          <w:lang w:eastAsia="en-IN"/>
          <w14:ligatures w14:val="none"/>
        </w:rPr>
        <w:t>&gt;</w:t>
      </w:r>
      <w:r w:rsidRPr="007604E6">
        <w:rPr>
          <w:rFonts w:ascii="Consolas" w:eastAsia="Times New Roman" w:hAnsi="Consolas" w:cs="Times New Roman"/>
          <w:color w:val="CCCCCC"/>
          <w:kern w:val="0"/>
          <w:sz w:val="21"/>
          <w:szCs w:val="21"/>
          <w:lang w:eastAsia="en-IN"/>
          <w14:ligatures w14:val="none"/>
        </w:rPr>
        <w:t xml:space="preserve"> </w:t>
      </w:r>
    </w:p>
    <w:p w14:paraId="42114A69" w14:textId="77777777" w:rsidR="007604E6" w:rsidRPr="007604E6" w:rsidRDefault="007604E6" w:rsidP="007604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C7B61E" w14:textId="04ACE0E6" w:rsidR="007604E6" w:rsidRDefault="007604E6" w:rsidP="0007617A">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7604E6">
        <w:rPr>
          <w:rFonts w:ascii="Consolas" w:eastAsia="Times New Roman" w:hAnsi="Consolas" w:cs="Times New Roman"/>
          <w:color w:val="808080"/>
          <w:kern w:val="0"/>
          <w:sz w:val="21"/>
          <w:szCs w:val="21"/>
          <w:lang w:eastAsia="en-IN"/>
          <w14:ligatures w14:val="none"/>
        </w:rPr>
        <w:t>&lt;/</w:t>
      </w:r>
      <w:r w:rsidRPr="007604E6">
        <w:rPr>
          <w:rFonts w:ascii="Consolas" w:eastAsia="Times New Roman" w:hAnsi="Consolas" w:cs="Times New Roman"/>
          <w:color w:val="569CD6"/>
          <w:kern w:val="0"/>
          <w:sz w:val="21"/>
          <w:szCs w:val="21"/>
          <w:lang w:eastAsia="en-IN"/>
          <w14:ligatures w14:val="none"/>
        </w:rPr>
        <w:t>html</w:t>
      </w:r>
      <w:r w:rsidR="006F76D4">
        <w:rPr>
          <w:rFonts w:ascii="Consolas" w:eastAsia="Times New Roman" w:hAnsi="Consolas" w:cs="Times New Roman"/>
          <w:color w:val="808080"/>
          <w:kern w:val="0"/>
          <w:sz w:val="21"/>
          <w:szCs w:val="21"/>
          <w:lang w:eastAsia="en-IN"/>
          <w14:ligatures w14:val="none"/>
        </w:rPr>
        <w:t>&gt;</w:t>
      </w:r>
    </w:p>
    <w:p w14:paraId="6652DEBC" w14:textId="77777777" w:rsidR="006F76D4" w:rsidRPr="0007617A" w:rsidRDefault="006F76D4" w:rsidP="000761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0D0F58" w14:textId="77777777" w:rsidR="00AA0250" w:rsidRDefault="00AA0250" w:rsidP="00AA0250">
      <w:pPr>
        <w:tabs>
          <w:tab w:val="left" w:pos="1068"/>
        </w:tabs>
        <w:rPr>
          <w:rFonts w:ascii="Aptos" w:hAnsi="Aptos"/>
          <w:sz w:val="48"/>
          <w:szCs w:val="48"/>
        </w:rPr>
      </w:pPr>
    </w:p>
    <w:p w14:paraId="005E6FEC" w14:textId="45EA27FE" w:rsidR="00C92FAC" w:rsidRPr="00AA0250" w:rsidRDefault="00FF688D" w:rsidP="00AA0250">
      <w:pPr>
        <w:tabs>
          <w:tab w:val="left" w:pos="1068"/>
        </w:tabs>
        <w:rPr>
          <w:rFonts w:ascii="Aptos" w:hAnsi="Aptos"/>
          <w:sz w:val="32"/>
          <w:szCs w:val="32"/>
        </w:rPr>
      </w:pPr>
      <w:r w:rsidRPr="00AA0250">
        <w:rPr>
          <w:rFonts w:ascii="Aptos" w:hAnsi="Aptos"/>
          <w:sz w:val="32"/>
          <w:szCs w:val="32"/>
        </w:rPr>
        <w:t>OUTPUT</w:t>
      </w:r>
      <w:r w:rsidR="00AA0250" w:rsidRPr="00AA0250">
        <w:rPr>
          <w:rFonts w:ascii="Aptos" w:hAnsi="Aptos"/>
          <w:sz w:val="32"/>
          <w:szCs w:val="32"/>
        </w:rPr>
        <w:t xml:space="preserve"> :</w:t>
      </w:r>
    </w:p>
    <w:p w14:paraId="39F8682D" w14:textId="11F61710" w:rsidR="006F76D4" w:rsidRDefault="00FF688D" w:rsidP="00342B3B">
      <w:pPr>
        <w:tabs>
          <w:tab w:val="left" w:pos="1068"/>
        </w:tabs>
        <w:rPr>
          <w:rFonts w:ascii="Aptos" w:hAnsi="Aptos"/>
          <w:sz w:val="48"/>
          <w:szCs w:val="48"/>
        </w:rPr>
      </w:pPr>
      <w:r w:rsidRPr="00FF688D">
        <w:rPr>
          <w:rFonts w:ascii="Aptos" w:hAnsi="Aptos"/>
          <w:noProof/>
          <w:sz w:val="48"/>
          <w:szCs w:val="48"/>
        </w:rPr>
        <w:drawing>
          <wp:inline distT="0" distB="0" distL="0" distR="0" wp14:anchorId="28DF8D64" wp14:editId="5FBE832B">
            <wp:extent cx="6645910" cy="2748915"/>
            <wp:effectExtent l="0" t="0" r="2540" b="0"/>
            <wp:docPr id="206111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3119" name=""/>
                    <pic:cNvPicPr/>
                  </pic:nvPicPr>
                  <pic:blipFill>
                    <a:blip r:embed="rId51"/>
                    <a:stretch>
                      <a:fillRect/>
                    </a:stretch>
                  </pic:blipFill>
                  <pic:spPr>
                    <a:xfrm>
                      <a:off x="0" y="0"/>
                      <a:ext cx="6645910" cy="2748915"/>
                    </a:xfrm>
                    <a:prstGeom prst="rect">
                      <a:avLst/>
                    </a:prstGeom>
                  </pic:spPr>
                </pic:pic>
              </a:graphicData>
            </a:graphic>
          </wp:inline>
        </w:drawing>
      </w:r>
    </w:p>
    <w:p w14:paraId="5A0FA90F" w14:textId="77777777" w:rsidR="006F76D4" w:rsidRDefault="006F76D4" w:rsidP="00342B3B">
      <w:pPr>
        <w:tabs>
          <w:tab w:val="left" w:pos="1068"/>
        </w:tabs>
        <w:rPr>
          <w:rFonts w:ascii="Aptos" w:hAnsi="Aptos"/>
          <w:sz w:val="48"/>
          <w:szCs w:val="48"/>
        </w:rPr>
      </w:pPr>
    </w:p>
    <w:p w14:paraId="09F33337" w14:textId="77777777" w:rsidR="006F76D4" w:rsidRDefault="006F76D4" w:rsidP="00342B3B">
      <w:pPr>
        <w:tabs>
          <w:tab w:val="left" w:pos="1068"/>
        </w:tabs>
        <w:rPr>
          <w:rFonts w:ascii="Aptos" w:hAnsi="Aptos"/>
          <w:sz w:val="48"/>
          <w:szCs w:val="48"/>
        </w:rPr>
      </w:pPr>
    </w:p>
    <w:p w14:paraId="76453BBE" w14:textId="77777777" w:rsidR="006F76D4" w:rsidRDefault="006F76D4" w:rsidP="00342B3B">
      <w:pPr>
        <w:tabs>
          <w:tab w:val="left" w:pos="1068"/>
        </w:tabs>
        <w:rPr>
          <w:rFonts w:ascii="Aptos" w:hAnsi="Aptos"/>
          <w:sz w:val="48"/>
          <w:szCs w:val="48"/>
        </w:rPr>
      </w:pPr>
    </w:p>
    <w:p w14:paraId="1EAACEF5" w14:textId="77777777" w:rsidR="006F76D4" w:rsidRDefault="006F76D4" w:rsidP="00342B3B">
      <w:pPr>
        <w:tabs>
          <w:tab w:val="left" w:pos="1068"/>
        </w:tabs>
        <w:rPr>
          <w:rFonts w:ascii="Aptos" w:hAnsi="Aptos"/>
          <w:sz w:val="48"/>
          <w:szCs w:val="48"/>
        </w:rPr>
      </w:pPr>
    </w:p>
    <w:p w14:paraId="357E7823" w14:textId="77777777" w:rsidR="006F76D4" w:rsidRDefault="006F76D4" w:rsidP="00342B3B">
      <w:pPr>
        <w:tabs>
          <w:tab w:val="left" w:pos="1068"/>
        </w:tabs>
        <w:rPr>
          <w:rFonts w:ascii="Aptos" w:hAnsi="Aptos"/>
          <w:sz w:val="48"/>
          <w:szCs w:val="48"/>
        </w:rPr>
      </w:pPr>
    </w:p>
    <w:p w14:paraId="04BF0511" w14:textId="77777777" w:rsidR="006F76D4" w:rsidRDefault="006F76D4" w:rsidP="00342B3B">
      <w:pPr>
        <w:tabs>
          <w:tab w:val="left" w:pos="1068"/>
        </w:tabs>
        <w:rPr>
          <w:rFonts w:ascii="Aptos" w:hAnsi="Aptos"/>
          <w:sz w:val="48"/>
          <w:szCs w:val="48"/>
        </w:rPr>
      </w:pPr>
    </w:p>
    <w:p w14:paraId="217CCA40"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Explanation: </w:t>
      </w:r>
    </w:p>
    <w:p w14:paraId="4B67CE85" w14:textId="77777777" w:rsidR="006F76D4" w:rsidRPr="006F76D4" w:rsidRDefault="006F76D4" w:rsidP="006F76D4">
      <w:pPr>
        <w:tabs>
          <w:tab w:val="left" w:pos="1068"/>
        </w:tabs>
        <w:rPr>
          <w:rFonts w:ascii="Aptos" w:hAnsi="Aptos"/>
          <w:sz w:val="32"/>
          <w:szCs w:val="32"/>
        </w:rPr>
      </w:pPr>
    </w:p>
    <w:p w14:paraId="686A92EA"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flex-direction: column = is used to change the orientation of your layout from a horizontal row to a vertical column. </w:t>
      </w:r>
    </w:p>
    <w:p w14:paraId="5B93099A" w14:textId="77777777" w:rsidR="006F76D4" w:rsidRPr="006F76D4" w:rsidRDefault="006F76D4" w:rsidP="006F76D4">
      <w:pPr>
        <w:tabs>
          <w:tab w:val="left" w:pos="1068"/>
        </w:tabs>
        <w:rPr>
          <w:rFonts w:ascii="Aptos" w:hAnsi="Aptos"/>
          <w:sz w:val="32"/>
          <w:szCs w:val="32"/>
        </w:rPr>
      </w:pPr>
    </w:p>
    <w:p w14:paraId="32E436AF"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display: flex = It is used to easily align the items and distribute space within the container. </w:t>
      </w:r>
    </w:p>
    <w:p w14:paraId="781293F7" w14:textId="77777777" w:rsidR="006F76D4" w:rsidRPr="006F76D4" w:rsidRDefault="006F76D4" w:rsidP="006F76D4">
      <w:pPr>
        <w:tabs>
          <w:tab w:val="left" w:pos="1068"/>
        </w:tabs>
        <w:rPr>
          <w:rFonts w:ascii="Aptos" w:hAnsi="Aptos"/>
          <w:sz w:val="32"/>
          <w:szCs w:val="32"/>
        </w:rPr>
      </w:pPr>
    </w:p>
    <w:p w14:paraId="7BC35400"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Align-items:centre = It is used to horizontally center the content because of the flex direction. </w:t>
      </w:r>
    </w:p>
    <w:p w14:paraId="0F7A8C26" w14:textId="77777777" w:rsidR="006F76D4" w:rsidRPr="006F76D4" w:rsidRDefault="006F76D4" w:rsidP="006F76D4">
      <w:pPr>
        <w:tabs>
          <w:tab w:val="left" w:pos="1068"/>
        </w:tabs>
        <w:rPr>
          <w:rFonts w:ascii="Aptos" w:hAnsi="Aptos"/>
          <w:sz w:val="32"/>
          <w:szCs w:val="32"/>
        </w:rPr>
      </w:pPr>
    </w:p>
    <w:p w14:paraId="6B5F42ED"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&lt;div&gt; = A &lt;div&gt; is an invisible container used to group HTML elements together so you can style them with CSS. </w:t>
      </w:r>
    </w:p>
    <w:p w14:paraId="409775FC" w14:textId="77777777" w:rsidR="006F76D4" w:rsidRPr="006F76D4" w:rsidRDefault="006F76D4" w:rsidP="006F76D4">
      <w:pPr>
        <w:tabs>
          <w:tab w:val="left" w:pos="1068"/>
        </w:tabs>
        <w:rPr>
          <w:rFonts w:ascii="Aptos" w:hAnsi="Aptos"/>
          <w:sz w:val="32"/>
          <w:szCs w:val="32"/>
        </w:rPr>
      </w:pPr>
    </w:p>
    <w:p w14:paraId="0D961001" w14:textId="77777777" w:rsidR="006F76D4" w:rsidRPr="006F76D4" w:rsidRDefault="006F76D4" w:rsidP="006F76D4">
      <w:pPr>
        <w:tabs>
          <w:tab w:val="left" w:pos="1068"/>
        </w:tabs>
        <w:rPr>
          <w:rFonts w:ascii="Aptos" w:hAnsi="Aptos"/>
          <w:sz w:val="32"/>
          <w:szCs w:val="32"/>
        </w:rPr>
      </w:pPr>
      <w:r w:rsidRPr="006F76D4">
        <w:rPr>
          <w:rFonts w:ascii="Aptos" w:hAnsi="Aptos"/>
          <w:sz w:val="32"/>
          <w:szCs w:val="32"/>
        </w:rPr>
        <w:t xml:space="preserve">@keyframes = a keyframe tells the computer exactly how an element should look at a specific point in time. </w:t>
      </w:r>
    </w:p>
    <w:p w14:paraId="50F0A677" w14:textId="77777777" w:rsidR="006F76D4" w:rsidRPr="006F76D4" w:rsidRDefault="006F76D4" w:rsidP="006F76D4">
      <w:pPr>
        <w:tabs>
          <w:tab w:val="left" w:pos="1068"/>
        </w:tabs>
        <w:rPr>
          <w:rFonts w:ascii="Aptos" w:hAnsi="Aptos"/>
          <w:sz w:val="32"/>
          <w:szCs w:val="32"/>
        </w:rPr>
      </w:pPr>
    </w:p>
    <w:p w14:paraId="7AA07F94" w14:textId="3B2F1499" w:rsidR="006F76D4" w:rsidRPr="006F76D4" w:rsidRDefault="006F76D4" w:rsidP="006F76D4">
      <w:pPr>
        <w:tabs>
          <w:tab w:val="left" w:pos="1068"/>
        </w:tabs>
        <w:rPr>
          <w:rFonts w:ascii="Aptos" w:hAnsi="Aptos"/>
          <w:sz w:val="32"/>
          <w:szCs w:val="32"/>
        </w:rPr>
      </w:pPr>
      <w:r w:rsidRPr="006F76D4">
        <w:rPr>
          <w:rFonts w:ascii="Aptos" w:hAnsi="Aptos"/>
          <w:sz w:val="32"/>
          <w:szCs w:val="32"/>
        </w:rPr>
        <w:t>Animation = Animation is shorthand property for name , duration , timing function , delay , iteration count , direction , fill mode , play state.</w:t>
      </w:r>
    </w:p>
    <w:p w14:paraId="72B30B92" w14:textId="77777777" w:rsidR="00C92FAC" w:rsidRPr="006F76D4" w:rsidRDefault="00C92FAC" w:rsidP="00342B3B">
      <w:pPr>
        <w:tabs>
          <w:tab w:val="left" w:pos="1068"/>
        </w:tabs>
        <w:rPr>
          <w:rFonts w:ascii="Aptos" w:hAnsi="Aptos"/>
          <w:sz w:val="32"/>
          <w:szCs w:val="32"/>
        </w:rPr>
      </w:pPr>
    </w:p>
    <w:p w14:paraId="45967BDC" w14:textId="77777777" w:rsidR="008747DC" w:rsidRPr="008747DC" w:rsidRDefault="005F2A9C" w:rsidP="008747DC">
      <w:pPr>
        <w:tabs>
          <w:tab w:val="left" w:pos="1068"/>
        </w:tabs>
        <w:rPr>
          <w:rFonts w:ascii="Aptos" w:hAnsi="Aptos"/>
          <w:sz w:val="32"/>
          <w:szCs w:val="32"/>
        </w:rPr>
      </w:pPr>
      <w:r>
        <w:rPr>
          <w:rFonts w:ascii="Aptos" w:hAnsi="Aptos"/>
          <w:sz w:val="32"/>
          <w:szCs w:val="32"/>
        </w:rPr>
        <w:lastRenderedPageBreak/>
        <w:t xml:space="preserve">  </w:t>
      </w:r>
      <w:r w:rsidR="008747DC" w:rsidRPr="008747DC">
        <w:rPr>
          <w:rFonts w:ascii="Aptos" w:hAnsi="Aptos"/>
          <w:sz w:val="32"/>
          <w:szCs w:val="32"/>
        </w:rPr>
        <w:t xml:space="preserve">8.B)Aim: To create a ball that moves up and down continuously using css </w:t>
      </w:r>
    </w:p>
    <w:p w14:paraId="23DBA2E8" w14:textId="391A7DD7" w:rsidR="005F2A9C" w:rsidRDefault="008747DC" w:rsidP="008747DC">
      <w:pPr>
        <w:tabs>
          <w:tab w:val="left" w:pos="1068"/>
        </w:tabs>
        <w:rPr>
          <w:rFonts w:ascii="Aptos" w:hAnsi="Aptos"/>
          <w:sz w:val="32"/>
          <w:szCs w:val="32"/>
        </w:rPr>
      </w:pPr>
      <w:r w:rsidRPr="008747DC">
        <w:rPr>
          <w:rFonts w:ascii="Aptos" w:hAnsi="Aptos"/>
          <w:sz w:val="32"/>
          <w:szCs w:val="32"/>
        </w:rPr>
        <w:t>Animations.</w:t>
      </w:r>
    </w:p>
    <w:p w14:paraId="3468E247" w14:textId="77777777" w:rsidR="005F2A9C" w:rsidRPr="006F76D4" w:rsidRDefault="005F2A9C" w:rsidP="00342B3B">
      <w:pPr>
        <w:tabs>
          <w:tab w:val="left" w:pos="1068"/>
        </w:tabs>
        <w:rPr>
          <w:rFonts w:ascii="Aptos" w:hAnsi="Aptos"/>
          <w:sz w:val="32"/>
          <w:szCs w:val="32"/>
        </w:rPr>
      </w:pPr>
    </w:p>
    <w:p w14:paraId="332A7316"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CCCCCC"/>
          <w:kern w:val="0"/>
          <w:sz w:val="21"/>
          <w:szCs w:val="21"/>
          <w:lang w:eastAsia="en-IN"/>
          <w14:ligatures w14:val="none"/>
        </w:rPr>
        <w:t>Name = Praneeth , Roll no = 25221 , Section-C</w:t>
      </w:r>
    </w:p>
    <w:p w14:paraId="7E8DDAEB"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DOCTYPE</w:t>
      </w:r>
      <w:r w:rsidRPr="005F2A9C">
        <w:rPr>
          <w:rFonts w:ascii="Consolas" w:eastAsia="Times New Roman" w:hAnsi="Consolas" w:cs="Times New Roman"/>
          <w:color w:val="CCCCCC"/>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html</w:t>
      </w:r>
      <w:r w:rsidRPr="005F2A9C">
        <w:rPr>
          <w:rFonts w:ascii="Consolas" w:eastAsia="Times New Roman" w:hAnsi="Consolas" w:cs="Times New Roman"/>
          <w:color w:val="808080"/>
          <w:kern w:val="0"/>
          <w:sz w:val="21"/>
          <w:szCs w:val="21"/>
          <w:lang w:eastAsia="en-IN"/>
          <w14:ligatures w14:val="none"/>
        </w:rPr>
        <w:t>&gt;</w:t>
      </w:r>
    </w:p>
    <w:p w14:paraId="231477F6"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html</w:t>
      </w:r>
      <w:r w:rsidRPr="005F2A9C">
        <w:rPr>
          <w:rFonts w:ascii="Consolas" w:eastAsia="Times New Roman" w:hAnsi="Consolas" w:cs="Times New Roman"/>
          <w:color w:val="808080"/>
          <w:kern w:val="0"/>
          <w:sz w:val="21"/>
          <w:szCs w:val="21"/>
          <w:lang w:eastAsia="en-IN"/>
          <w14:ligatures w14:val="none"/>
        </w:rPr>
        <w:t>&gt;</w:t>
      </w:r>
    </w:p>
    <w:p w14:paraId="634AE551"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head</w:t>
      </w:r>
      <w:r w:rsidRPr="005F2A9C">
        <w:rPr>
          <w:rFonts w:ascii="Consolas" w:eastAsia="Times New Roman" w:hAnsi="Consolas" w:cs="Times New Roman"/>
          <w:color w:val="808080"/>
          <w:kern w:val="0"/>
          <w:sz w:val="21"/>
          <w:szCs w:val="21"/>
          <w:lang w:eastAsia="en-IN"/>
          <w14:ligatures w14:val="none"/>
        </w:rPr>
        <w:t>&gt;</w:t>
      </w:r>
    </w:p>
    <w:p w14:paraId="4B4C432B"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CCCCCC"/>
          <w:kern w:val="0"/>
          <w:sz w:val="21"/>
          <w:szCs w:val="21"/>
          <w:lang w:eastAsia="en-IN"/>
          <w14:ligatures w14:val="none"/>
        </w:rPr>
        <w:t xml:space="preserve">  </w:t>
      </w: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style</w:t>
      </w:r>
      <w:r w:rsidRPr="005F2A9C">
        <w:rPr>
          <w:rFonts w:ascii="Consolas" w:eastAsia="Times New Roman" w:hAnsi="Consolas" w:cs="Times New Roman"/>
          <w:color w:val="808080"/>
          <w:kern w:val="0"/>
          <w:sz w:val="21"/>
          <w:szCs w:val="21"/>
          <w:lang w:eastAsia="en-IN"/>
          <w14:ligatures w14:val="none"/>
        </w:rPr>
        <w:t>&gt;</w:t>
      </w:r>
    </w:p>
    <w:p w14:paraId="47B9B44B"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7BA7D"/>
          <w:kern w:val="0"/>
          <w:sz w:val="21"/>
          <w:szCs w:val="21"/>
          <w:lang w:eastAsia="en-IN"/>
          <w14:ligatures w14:val="none"/>
        </w:rPr>
        <w:t>body</w:t>
      </w:r>
      <w:r w:rsidRPr="005F2A9C">
        <w:rPr>
          <w:rFonts w:ascii="Consolas" w:eastAsia="Times New Roman" w:hAnsi="Consolas" w:cs="Times New Roman"/>
          <w:color w:val="D4D4D4"/>
          <w:kern w:val="0"/>
          <w:sz w:val="21"/>
          <w:szCs w:val="21"/>
          <w:lang w:eastAsia="en-IN"/>
          <w14:ligatures w14:val="none"/>
        </w:rPr>
        <w:t xml:space="preserve"> {</w:t>
      </w:r>
    </w:p>
    <w:p w14:paraId="3A467BC3"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display</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flex</w:t>
      </w:r>
      <w:r w:rsidRPr="005F2A9C">
        <w:rPr>
          <w:rFonts w:ascii="Consolas" w:eastAsia="Times New Roman" w:hAnsi="Consolas" w:cs="Times New Roman"/>
          <w:color w:val="D4D4D4"/>
          <w:kern w:val="0"/>
          <w:sz w:val="21"/>
          <w:szCs w:val="21"/>
          <w:lang w:eastAsia="en-IN"/>
          <w14:ligatures w14:val="none"/>
        </w:rPr>
        <w:t>;</w:t>
      </w:r>
    </w:p>
    <w:p w14:paraId="3D06AB80"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flex-direction</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column</w:t>
      </w:r>
      <w:r w:rsidRPr="005F2A9C">
        <w:rPr>
          <w:rFonts w:ascii="Consolas" w:eastAsia="Times New Roman" w:hAnsi="Consolas" w:cs="Times New Roman"/>
          <w:color w:val="D4D4D4"/>
          <w:kern w:val="0"/>
          <w:sz w:val="21"/>
          <w:szCs w:val="21"/>
          <w:lang w:eastAsia="en-IN"/>
          <w14:ligatures w14:val="none"/>
        </w:rPr>
        <w:t>;</w:t>
      </w:r>
    </w:p>
    <w:p w14:paraId="43EE282A"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align-items</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center</w:t>
      </w:r>
      <w:r w:rsidRPr="005F2A9C">
        <w:rPr>
          <w:rFonts w:ascii="Consolas" w:eastAsia="Times New Roman" w:hAnsi="Consolas" w:cs="Times New Roman"/>
          <w:color w:val="D4D4D4"/>
          <w:kern w:val="0"/>
          <w:sz w:val="21"/>
          <w:szCs w:val="21"/>
          <w:lang w:eastAsia="en-IN"/>
          <w14:ligatures w14:val="none"/>
        </w:rPr>
        <w:t>;</w:t>
      </w:r>
    </w:p>
    <w:p w14:paraId="2287A4DB"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margin</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0</w:t>
      </w:r>
      <w:r w:rsidRPr="005F2A9C">
        <w:rPr>
          <w:rFonts w:ascii="Consolas" w:eastAsia="Times New Roman" w:hAnsi="Consolas" w:cs="Times New Roman"/>
          <w:color w:val="D4D4D4"/>
          <w:kern w:val="0"/>
          <w:sz w:val="21"/>
          <w:szCs w:val="21"/>
          <w:lang w:eastAsia="en-IN"/>
          <w14:ligatures w14:val="none"/>
        </w:rPr>
        <w:t>;</w:t>
      </w:r>
    </w:p>
    <w:p w14:paraId="48CC37FB"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w:t>
      </w:r>
    </w:p>
    <w:p w14:paraId="5D8C6A87"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7BA7D"/>
          <w:kern w:val="0"/>
          <w:sz w:val="21"/>
          <w:szCs w:val="21"/>
          <w:lang w:eastAsia="en-IN"/>
          <w14:ligatures w14:val="none"/>
        </w:rPr>
        <w:t>h1</w:t>
      </w:r>
      <w:r w:rsidRPr="005F2A9C">
        <w:rPr>
          <w:rFonts w:ascii="Consolas" w:eastAsia="Times New Roman" w:hAnsi="Consolas" w:cs="Times New Roman"/>
          <w:color w:val="D4D4D4"/>
          <w:kern w:val="0"/>
          <w:sz w:val="21"/>
          <w:szCs w:val="21"/>
          <w:lang w:eastAsia="en-IN"/>
          <w14:ligatures w14:val="none"/>
        </w:rPr>
        <w:t>{</w:t>
      </w:r>
    </w:p>
    <w:p w14:paraId="6EDFAEC8"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text-align</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center</w:t>
      </w:r>
      <w:r w:rsidRPr="005F2A9C">
        <w:rPr>
          <w:rFonts w:ascii="Consolas" w:eastAsia="Times New Roman" w:hAnsi="Consolas" w:cs="Times New Roman"/>
          <w:color w:val="D4D4D4"/>
          <w:kern w:val="0"/>
          <w:sz w:val="21"/>
          <w:szCs w:val="21"/>
          <w:lang w:eastAsia="en-IN"/>
          <w14:ligatures w14:val="none"/>
        </w:rPr>
        <w:t>;</w:t>
      </w:r>
    </w:p>
    <w:p w14:paraId="16412485"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w:t>
      </w:r>
    </w:p>
    <w:p w14:paraId="5C22D184"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7BA7D"/>
          <w:kern w:val="0"/>
          <w:sz w:val="21"/>
          <w:szCs w:val="21"/>
          <w:lang w:eastAsia="en-IN"/>
          <w14:ligatures w14:val="none"/>
        </w:rPr>
        <w:t>.ball</w:t>
      </w:r>
      <w:r w:rsidRPr="005F2A9C">
        <w:rPr>
          <w:rFonts w:ascii="Consolas" w:eastAsia="Times New Roman" w:hAnsi="Consolas" w:cs="Times New Roman"/>
          <w:color w:val="D4D4D4"/>
          <w:kern w:val="0"/>
          <w:sz w:val="21"/>
          <w:szCs w:val="21"/>
          <w:lang w:eastAsia="en-IN"/>
          <w14:ligatures w14:val="none"/>
        </w:rPr>
        <w:t xml:space="preserve"> {</w:t>
      </w:r>
    </w:p>
    <w:p w14:paraId="3ECC8E91"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width</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70px</w:t>
      </w:r>
      <w:r w:rsidRPr="005F2A9C">
        <w:rPr>
          <w:rFonts w:ascii="Consolas" w:eastAsia="Times New Roman" w:hAnsi="Consolas" w:cs="Times New Roman"/>
          <w:color w:val="D4D4D4"/>
          <w:kern w:val="0"/>
          <w:sz w:val="21"/>
          <w:szCs w:val="21"/>
          <w:lang w:eastAsia="en-IN"/>
          <w14:ligatures w14:val="none"/>
        </w:rPr>
        <w:t>;</w:t>
      </w:r>
    </w:p>
    <w:p w14:paraId="488633CE"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height</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70px</w:t>
      </w:r>
      <w:r w:rsidRPr="005F2A9C">
        <w:rPr>
          <w:rFonts w:ascii="Consolas" w:eastAsia="Times New Roman" w:hAnsi="Consolas" w:cs="Times New Roman"/>
          <w:color w:val="D4D4D4"/>
          <w:kern w:val="0"/>
          <w:sz w:val="21"/>
          <w:szCs w:val="21"/>
          <w:lang w:eastAsia="en-IN"/>
          <w14:ligatures w14:val="none"/>
        </w:rPr>
        <w:t>;</w:t>
      </w:r>
    </w:p>
    <w:p w14:paraId="5F7E4B96"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background</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CDCAA"/>
          <w:kern w:val="0"/>
          <w:sz w:val="21"/>
          <w:szCs w:val="21"/>
          <w:lang w:eastAsia="en-IN"/>
          <w14:ligatures w14:val="none"/>
        </w:rPr>
        <w:t>rgb</w:t>
      </w:r>
      <w:r w:rsidRPr="005F2A9C">
        <w:rPr>
          <w:rFonts w:ascii="Consolas" w:eastAsia="Times New Roman" w:hAnsi="Consolas" w:cs="Times New Roman"/>
          <w:color w:val="D4D4D4"/>
          <w:kern w:val="0"/>
          <w:sz w:val="21"/>
          <w:szCs w:val="21"/>
          <w:lang w:eastAsia="en-IN"/>
          <w14:ligatures w14:val="none"/>
        </w:rPr>
        <w:t>(</w:t>
      </w:r>
      <w:r w:rsidRPr="005F2A9C">
        <w:rPr>
          <w:rFonts w:ascii="Consolas" w:eastAsia="Times New Roman" w:hAnsi="Consolas" w:cs="Times New Roman"/>
          <w:color w:val="B5CEA8"/>
          <w:kern w:val="0"/>
          <w:sz w:val="21"/>
          <w:szCs w:val="21"/>
          <w:lang w:eastAsia="en-IN"/>
          <w14:ligatures w14:val="none"/>
        </w:rPr>
        <w:t>236</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224</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5</w:t>
      </w:r>
      <w:r w:rsidRPr="005F2A9C">
        <w:rPr>
          <w:rFonts w:ascii="Consolas" w:eastAsia="Times New Roman" w:hAnsi="Consolas" w:cs="Times New Roman"/>
          <w:color w:val="D4D4D4"/>
          <w:kern w:val="0"/>
          <w:sz w:val="21"/>
          <w:szCs w:val="21"/>
          <w:lang w:eastAsia="en-IN"/>
          <w14:ligatures w14:val="none"/>
        </w:rPr>
        <w:t>);</w:t>
      </w:r>
    </w:p>
    <w:p w14:paraId="0B26ACF6"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border-radius</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B5CEA8"/>
          <w:kern w:val="0"/>
          <w:sz w:val="21"/>
          <w:szCs w:val="21"/>
          <w:lang w:eastAsia="en-IN"/>
          <w14:ligatures w14:val="none"/>
        </w:rPr>
        <w:t>100%</w:t>
      </w:r>
      <w:r w:rsidRPr="005F2A9C">
        <w:rPr>
          <w:rFonts w:ascii="Consolas" w:eastAsia="Times New Roman" w:hAnsi="Consolas" w:cs="Times New Roman"/>
          <w:color w:val="D4D4D4"/>
          <w:kern w:val="0"/>
          <w:sz w:val="21"/>
          <w:szCs w:val="21"/>
          <w:lang w:eastAsia="en-IN"/>
          <w14:ligatures w14:val="none"/>
        </w:rPr>
        <w:t>;</w:t>
      </w:r>
    </w:p>
    <w:p w14:paraId="65C60952"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animation</w:t>
      </w:r>
      <w:r w:rsidRPr="005F2A9C">
        <w:rPr>
          <w:rFonts w:ascii="Consolas" w:eastAsia="Times New Roman" w:hAnsi="Consolas" w:cs="Times New Roman"/>
          <w:color w:val="D4D4D4"/>
          <w:kern w:val="0"/>
          <w:sz w:val="21"/>
          <w:szCs w:val="21"/>
          <w:lang w:eastAsia="en-IN"/>
          <w14:ligatures w14:val="none"/>
        </w:rPr>
        <w:t xml:space="preserve">: updown </w:t>
      </w:r>
      <w:r w:rsidRPr="005F2A9C">
        <w:rPr>
          <w:rFonts w:ascii="Consolas" w:eastAsia="Times New Roman" w:hAnsi="Consolas" w:cs="Times New Roman"/>
          <w:color w:val="B5CEA8"/>
          <w:kern w:val="0"/>
          <w:sz w:val="21"/>
          <w:szCs w:val="21"/>
          <w:lang w:eastAsia="en-IN"/>
          <w14:ligatures w14:val="none"/>
        </w:rPr>
        <w:t>3s</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linear</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E9178"/>
          <w:kern w:val="0"/>
          <w:sz w:val="21"/>
          <w:szCs w:val="21"/>
          <w:lang w:eastAsia="en-IN"/>
          <w14:ligatures w14:val="none"/>
        </w:rPr>
        <w:t>infinite</w:t>
      </w:r>
      <w:r w:rsidRPr="005F2A9C">
        <w:rPr>
          <w:rFonts w:ascii="Consolas" w:eastAsia="Times New Roman" w:hAnsi="Consolas" w:cs="Times New Roman"/>
          <w:color w:val="D4D4D4"/>
          <w:kern w:val="0"/>
          <w:sz w:val="21"/>
          <w:szCs w:val="21"/>
          <w:lang w:eastAsia="en-IN"/>
          <w14:ligatures w14:val="none"/>
        </w:rPr>
        <w:t>;</w:t>
      </w:r>
    </w:p>
    <w:p w14:paraId="79607237"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w:t>
      </w:r>
    </w:p>
    <w:p w14:paraId="040AA99C"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C586C0"/>
          <w:kern w:val="0"/>
          <w:sz w:val="21"/>
          <w:szCs w:val="21"/>
          <w:lang w:eastAsia="en-IN"/>
          <w14:ligatures w14:val="none"/>
        </w:rPr>
        <w:t>@keyframes</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updown</w:t>
      </w:r>
      <w:r w:rsidRPr="005F2A9C">
        <w:rPr>
          <w:rFonts w:ascii="Consolas" w:eastAsia="Times New Roman" w:hAnsi="Consolas" w:cs="Times New Roman"/>
          <w:color w:val="D4D4D4"/>
          <w:kern w:val="0"/>
          <w:sz w:val="21"/>
          <w:szCs w:val="21"/>
          <w:lang w:eastAsia="en-IN"/>
          <w14:ligatures w14:val="none"/>
        </w:rPr>
        <w:t xml:space="preserve"> {</w:t>
      </w:r>
    </w:p>
    <w:p w14:paraId="28198271"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0% { </w:t>
      </w:r>
      <w:r w:rsidRPr="005F2A9C">
        <w:rPr>
          <w:rFonts w:ascii="Consolas" w:eastAsia="Times New Roman" w:hAnsi="Consolas" w:cs="Times New Roman"/>
          <w:color w:val="9CDCFE"/>
          <w:kern w:val="0"/>
          <w:sz w:val="21"/>
          <w:szCs w:val="21"/>
          <w:lang w:eastAsia="en-IN"/>
          <w14:ligatures w14:val="none"/>
        </w:rPr>
        <w:t>transform</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CDCAA"/>
          <w:kern w:val="0"/>
          <w:sz w:val="21"/>
          <w:szCs w:val="21"/>
          <w:lang w:eastAsia="en-IN"/>
          <w14:ligatures w14:val="none"/>
        </w:rPr>
        <w:t>translateY</w:t>
      </w:r>
      <w:r w:rsidRPr="005F2A9C">
        <w:rPr>
          <w:rFonts w:ascii="Consolas" w:eastAsia="Times New Roman" w:hAnsi="Consolas" w:cs="Times New Roman"/>
          <w:color w:val="D4D4D4"/>
          <w:kern w:val="0"/>
          <w:sz w:val="21"/>
          <w:szCs w:val="21"/>
          <w:lang w:eastAsia="en-IN"/>
          <w14:ligatures w14:val="none"/>
        </w:rPr>
        <w:t>(</w:t>
      </w:r>
      <w:r w:rsidRPr="005F2A9C">
        <w:rPr>
          <w:rFonts w:ascii="Consolas" w:eastAsia="Times New Roman" w:hAnsi="Consolas" w:cs="Times New Roman"/>
          <w:color w:val="B5CEA8"/>
          <w:kern w:val="0"/>
          <w:sz w:val="21"/>
          <w:szCs w:val="21"/>
          <w:lang w:eastAsia="en-IN"/>
          <w14:ligatures w14:val="none"/>
        </w:rPr>
        <w:t>550px</w:t>
      </w:r>
      <w:r w:rsidRPr="005F2A9C">
        <w:rPr>
          <w:rFonts w:ascii="Consolas" w:eastAsia="Times New Roman" w:hAnsi="Consolas" w:cs="Times New Roman"/>
          <w:color w:val="D4D4D4"/>
          <w:kern w:val="0"/>
          <w:sz w:val="21"/>
          <w:szCs w:val="21"/>
          <w:lang w:eastAsia="en-IN"/>
          <w14:ligatures w14:val="none"/>
        </w:rPr>
        <w:t>); }</w:t>
      </w:r>
    </w:p>
    <w:p w14:paraId="75ADE870"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50% { </w:t>
      </w:r>
      <w:r w:rsidRPr="005F2A9C">
        <w:rPr>
          <w:rFonts w:ascii="Consolas" w:eastAsia="Times New Roman" w:hAnsi="Consolas" w:cs="Times New Roman"/>
          <w:color w:val="9CDCFE"/>
          <w:kern w:val="0"/>
          <w:sz w:val="21"/>
          <w:szCs w:val="21"/>
          <w:lang w:eastAsia="en-IN"/>
          <w14:ligatures w14:val="none"/>
        </w:rPr>
        <w:t>transform</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CDCAA"/>
          <w:kern w:val="0"/>
          <w:sz w:val="21"/>
          <w:szCs w:val="21"/>
          <w:lang w:eastAsia="en-IN"/>
          <w14:ligatures w14:val="none"/>
        </w:rPr>
        <w:t>translateY</w:t>
      </w:r>
      <w:r w:rsidRPr="005F2A9C">
        <w:rPr>
          <w:rFonts w:ascii="Consolas" w:eastAsia="Times New Roman" w:hAnsi="Consolas" w:cs="Times New Roman"/>
          <w:color w:val="D4D4D4"/>
          <w:kern w:val="0"/>
          <w:sz w:val="21"/>
          <w:szCs w:val="21"/>
          <w:lang w:eastAsia="en-IN"/>
          <w14:ligatures w14:val="none"/>
        </w:rPr>
        <w:t>(</w:t>
      </w:r>
      <w:r w:rsidRPr="005F2A9C">
        <w:rPr>
          <w:rFonts w:ascii="Consolas" w:eastAsia="Times New Roman" w:hAnsi="Consolas" w:cs="Times New Roman"/>
          <w:color w:val="B5CEA8"/>
          <w:kern w:val="0"/>
          <w:sz w:val="21"/>
          <w:szCs w:val="21"/>
          <w:lang w:eastAsia="en-IN"/>
          <w14:ligatures w14:val="none"/>
        </w:rPr>
        <w:t>-50px</w:t>
      </w:r>
      <w:r w:rsidRPr="005F2A9C">
        <w:rPr>
          <w:rFonts w:ascii="Consolas" w:eastAsia="Times New Roman" w:hAnsi="Consolas" w:cs="Times New Roman"/>
          <w:color w:val="D4D4D4"/>
          <w:kern w:val="0"/>
          <w:sz w:val="21"/>
          <w:szCs w:val="21"/>
          <w:lang w:eastAsia="en-IN"/>
          <w14:ligatures w14:val="none"/>
        </w:rPr>
        <w:t>); }</w:t>
      </w:r>
    </w:p>
    <w:p w14:paraId="2BBB0427"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100% { </w:t>
      </w:r>
      <w:r w:rsidRPr="005F2A9C">
        <w:rPr>
          <w:rFonts w:ascii="Consolas" w:eastAsia="Times New Roman" w:hAnsi="Consolas" w:cs="Times New Roman"/>
          <w:color w:val="9CDCFE"/>
          <w:kern w:val="0"/>
          <w:sz w:val="21"/>
          <w:szCs w:val="21"/>
          <w:lang w:eastAsia="en-IN"/>
          <w14:ligatures w14:val="none"/>
        </w:rPr>
        <w:t>transform</w:t>
      </w: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DCDCAA"/>
          <w:kern w:val="0"/>
          <w:sz w:val="21"/>
          <w:szCs w:val="21"/>
          <w:lang w:eastAsia="en-IN"/>
          <w14:ligatures w14:val="none"/>
        </w:rPr>
        <w:t>translateY</w:t>
      </w:r>
      <w:r w:rsidRPr="005F2A9C">
        <w:rPr>
          <w:rFonts w:ascii="Consolas" w:eastAsia="Times New Roman" w:hAnsi="Consolas" w:cs="Times New Roman"/>
          <w:color w:val="D4D4D4"/>
          <w:kern w:val="0"/>
          <w:sz w:val="21"/>
          <w:szCs w:val="21"/>
          <w:lang w:eastAsia="en-IN"/>
          <w14:ligatures w14:val="none"/>
        </w:rPr>
        <w:t>(</w:t>
      </w:r>
      <w:r w:rsidRPr="005F2A9C">
        <w:rPr>
          <w:rFonts w:ascii="Consolas" w:eastAsia="Times New Roman" w:hAnsi="Consolas" w:cs="Times New Roman"/>
          <w:color w:val="B5CEA8"/>
          <w:kern w:val="0"/>
          <w:sz w:val="21"/>
          <w:szCs w:val="21"/>
          <w:lang w:eastAsia="en-IN"/>
          <w14:ligatures w14:val="none"/>
        </w:rPr>
        <w:t>550px</w:t>
      </w:r>
      <w:r w:rsidRPr="005F2A9C">
        <w:rPr>
          <w:rFonts w:ascii="Consolas" w:eastAsia="Times New Roman" w:hAnsi="Consolas" w:cs="Times New Roman"/>
          <w:color w:val="D4D4D4"/>
          <w:kern w:val="0"/>
          <w:sz w:val="21"/>
          <w:szCs w:val="21"/>
          <w:lang w:eastAsia="en-IN"/>
          <w14:ligatures w14:val="none"/>
        </w:rPr>
        <w:t>); }</w:t>
      </w:r>
    </w:p>
    <w:p w14:paraId="409B2290"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w:t>
      </w:r>
    </w:p>
    <w:p w14:paraId="1A89B25A"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D4D4D4"/>
          <w:kern w:val="0"/>
          <w:sz w:val="21"/>
          <w:szCs w:val="21"/>
          <w:lang w:eastAsia="en-IN"/>
          <w14:ligatures w14:val="none"/>
        </w:rPr>
        <w:t xml:space="preserve">  </w:t>
      </w: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style</w:t>
      </w:r>
      <w:r w:rsidRPr="005F2A9C">
        <w:rPr>
          <w:rFonts w:ascii="Consolas" w:eastAsia="Times New Roman" w:hAnsi="Consolas" w:cs="Times New Roman"/>
          <w:color w:val="808080"/>
          <w:kern w:val="0"/>
          <w:sz w:val="21"/>
          <w:szCs w:val="21"/>
          <w:lang w:eastAsia="en-IN"/>
          <w14:ligatures w14:val="none"/>
        </w:rPr>
        <w:t>&gt;</w:t>
      </w:r>
    </w:p>
    <w:p w14:paraId="2F8BD77A"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head</w:t>
      </w:r>
      <w:r w:rsidRPr="005F2A9C">
        <w:rPr>
          <w:rFonts w:ascii="Consolas" w:eastAsia="Times New Roman" w:hAnsi="Consolas" w:cs="Times New Roman"/>
          <w:color w:val="808080"/>
          <w:kern w:val="0"/>
          <w:sz w:val="21"/>
          <w:szCs w:val="21"/>
          <w:lang w:eastAsia="en-IN"/>
          <w14:ligatures w14:val="none"/>
        </w:rPr>
        <w:t>&gt;</w:t>
      </w:r>
    </w:p>
    <w:p w14:paraId="22D62050"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body</w:t>
      </w:r>
      <w:r w:rsidRPr="005F2A9C">
        <w:rPr>
          <w:rFonts w:ascii="Consolas" w:eastAsia="Times New Roman" w:hAnsi="Consolas" w:cs="Times New Roman"/>
          <w:color w:val="808080"/>
          <w:kern w:val="0"/>
          <w:sz w:val="21"/>
          <w:szCs w:val="21"/>
          <w:lang w:eastAsia="en-IN"/>
          <w14:ligatures w14:val="none"/>
        </w:rPr>
        <w:t>&gt;</w:t>
      </w:r>
    </w:p>
    <w:p w14:paraId="0BA2715C"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CCCCCC"/>
          <w:kern w:val="0"/>
          <w:sz w:val="21"/>
          <w:szCs w:val="21"/>
          <w:lang w:eastAsia="en-IN"/>
          <w14:ligatures w14:val="none"/>
        </w:rPr>
        <w:t xml:space="preserve">    </w:t>
      </w: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h1</w:t>
      </w:r>
      <w:r w:rsidRPr="005F2A9C">
        <w:rPr>
          <w:rFonts w:ascii="Consolas" w:eastAsia="Times New Roman" w:hAnsi="Consolas" w:cs="Times New Roman"/>
          <w:color w:val="808080"/>
          <w:kern w:val="0"/>
          <w:sz w:val="21"/>
          <w:szCs w:val="21"/>
          <w:lang w:eastAsia="en-IN"/>
          <w14:ligatures w14:val="none"/>
        </w:rPr>
        <w:t>&gt;</w:t>
      </w:r>
      <w:r w:rsidRPr="005F2A9C">
        <w:rPr>
          <w:rFonts w:ascii="Consolas" w:eastAsia="Times New Roman" w:hAnsi="Consolas" w:cs="Times New Roman"/>
          <w:color w:val="CCCCCC"/>
          <w:kern w:val="0"/>
          <w:sz w:val="21"/>
          <w:szCs w:val="21"/>
          <w:lang w:eastAsia="en-IN"/>
          <w14:ligatures w14:val="none"/>
        </w:rPr>
        <w:t>A ball that moves Up and Down continuously</w:t>
      </w: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h1</w:t>
      </w:r>
      <w:r w:rsidRPr="005F2A9C">
        <w:rPr>
          <w:rFonts w:ascii="Consolas" w:eastAsia="Times New Roman" w:hAnsi="Consolas" w:cs="Times New Roman"/>
          <w:color w:val="808080"/>
          <w:kern w:val="0"/>
          <w:sz w:val="21"/>
          <w:szCs w:val="21"/>
          <w:lang w:eastAsia="en-IN"/>
          <w14:ligatures w14:val="none"/>
        </w:rPr>
        <w:t>&gt;&lt;</w:t>
      </w:r>
      <w:r w:rsidRPr="005F2A9C">
        <w:rPr>
          <w:rFonts w:ascii="Consolas" w:eastAsia="Times New Roman" w:hAnsi="Consolas" w:cs="Times New Roman"/>
          <w:color w:val="569CD6"/>
          <w:kern w:val="0"/>
          <w:sz w:val="21"/>
          <w:szCs w:val="21"/>
          <w:lang w:eastAsia="en-IN"/>
          <w14:ligatures w14:val="none"/>
        </w:rPr>
        <w:t>br</w:t>
      </w:r>
      <w:r w:rsidRPr="005F2A9C">
        <w:rPr>
          <w:rFonts w:ascii="Consolas" w:eastAsia="Times New Roman" w:hAnsi="Consolas" w:cs="Times New Roman"/>
          <w:color w:val="808080"/>
          <w:kern w:val="0"/>
          <w:sz w:val="21"/>
          <w:szCs w:val="21"/>
          <w:lang w:eastAsia="en-IN"/>
          <w14:ligatures w14:val="none"/>
        </w:rPr>
        <w:t>&gt;</w:t>
      </w:r>
    </w:p>
    <w:p w14:paraId="71E39728"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CCCCCC"/>
          <w:kern w:val="0"/>
          <w:sz w:val="21"/>
          <w:szCs w:val="21"/>
          <w:lang w:eastAsia="en-IN"/>
          <w14:ligatures w14:val="none"/>
        </w:rPr>
        <w:t xml:space="preserve">  </w:t>
      </w: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div</w:t>
      </w:r>
      <w:r w:rsidRPr="005F2A9C">
        <w:rPr>
          <w:rFonts w:ascii="Consolas" w:eastAsia="Times New Roman" w:hAnsi="Consolas" w:cs="Times New Roman"/>
          <w:color w:val="CCCCCC"/>
          <w:kern w:val="0"/>
          <w:sz w:val="21"/>
          <w:szCs w:val="21"/>
          <w:lang w:eastAsia="en-IN"/>
          <w14:ligatures w14:val="none"/>
        </w:rPr>
        <w:t xml:space="preserve"> </w:t>
      </w:r>
      <w:r w:rsidRPr="005F2A9C">
        <w:rPr>
          <w:rFonts w:ascii="Consolas" w:eastAsia="Times New Roman" w:hAnsi="Consolas" w:cs="Times New Roman"/>
          <w:color w:val="9CDCFE"/>
          <w:kern w:val="0"/>
          <w:sz w:val="21"/>
          <w:szCs w:val="21"/>
          <w:lang w:eastAsia="en-IN"/>
          <w14:ligatures w14:val="none"/>
        </w:rPr>
        <w:t>class</w:t>
      </w:r>
      <w:r w:rsidRPr="005F2A9C">
        <w:rPr>
          <w:rFonts w:ascii="Consolas" w:eastAsia="Times New Roman" w:hAnsi="Consolas" w:cs="Times New Roman"/>
          <w:color w:val="CCCCCC"/>
          <w:kern w:val="0"/>
          <w:sz w:val="21"/>
          <w:szCs w:val="21"/>
          <w:lang w:eastAsia="en-IN"/>
          <w14:ligatures w14:val="none"/>
        </w:rPr>
        <w:t>=</w:t>
      </w:r>
      <w:r w:rsidRPr="005F2A9C">
        <w:rPr>
          <w:rFonts w:ascii="Consolas" w:eastAsia="Times New Roman" w:hAnsi="Consolas" w:cs="Times New Roman"/>
          <w:color w:val="CE9178"/>
          <w:kern w:val="0"/>
          <w:sz w:val="21"/>
          <w:szCs w:val="21"/>
          <w:lang w:eastAsia="en-IN"/>
          <w14:ligatures w14:val="none"/>
        </w:rPr>
        <w:t>"ball"</w:t>
      </w:r>
      <w:r w:rsidRPr="005F2A9C">
        <w:rPr>
          <w:rFonts w:ascii="Consolas" w:eastAsia="Times New Roman" w:hAnsi="Consolas" w:cs="Times New Roman"/>
          <w:color w:val="808080"/>
          <w:kern w:val="0"/>
          <w:sz w:val="21"/>
          <w:szCs w:val="21"/>
          <w:lang w:eastAsia="en-IN"/>
          <w14:ligatures w14:val="none"/>
        </w:rPr>
        <w:t>&gt;&lt;/</w:t>
      </w:r>
      <w:r w:rsidRPr="005F2A9C">
        <w:rPr>
          <w:rFonts w:ascii="Consolas" w:eastAsia="Times New Roman" w:hAnsi="Consolas" w:cs="Times New Roman"/>
          <w:color w:val="569CD6"/>
          <w:kern w:val="0"/>
          <w:sz w:val="21"/>
          <w:szCs w:val="21"/>
          <w:lang w:eastAsia="en-IN"/>
          <w14:ligatures w14:val="none"/>
        </w:rPr>
        <w:t>div</w:t>
      </w:r>
      <w:r w:rsidRPr="005F2A9C">
        <w:rPr>
          <w:rFonts w:ascii="Consolas" w:eastAsia="Times New Roman" w:hAnsi="Consolas" w:cs="Times New Roman"/>
          <w:color w:val="808080"/>
          <w:kern w:val="0"/>
          <w:sz w:val="21"/>
          <w:szCs w:val="21"/>
          <w:lang w:eastAsia="en-IN"/>
          <w14:ligatures w14:val="none"/>
        </w:rPr>
        <w:t>&gt;</w:t>
      </w:r>
    </w:p>
    <w:p w14:paraId="432AD756"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body</w:t>
      </w:r>
      <w:r w:rsidRPr="005F2A9C">
        <w:rPr>
          <w:rFonts w:ascii="Consolas" w:eastAsia="Times New Roman" w:hAnsi="Consolas" w:cs="Times New Roman"/>
          <w:color w:val="808080"/>
          <w:kern w:val="0"/>
          <w:sz w:val="21"/>
          <w:szCs w:val="21"/>
          <w:lang w:eastAsia="en-IN"/>
          <w14:ligatures w14:val="none"/>
        </w:rPr>
        <w:t>&gt;</w:t>
      </w:r>
    </w:p>
    <w:p w14:paraId="5D93D72E" w14:textId="77777777" w:rsidR="005F2A9C" w:rsidRPr="005F2A9C" w:rsidRDefault="005F2A9C" w:rsidP="005F2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2A9C">
        <w:rPr>
          <w:rFonts w:ascii="Consolas" w:eastAsia="Times New Roman" w:hAnsi="Consolas" w:cs="Times New Roman"/>
          <w:color w:val="808080"/>
          <w:kern w:val="0"/>
          <w:sz w:val="21"/>
          <w:szCs w:val="21"/>
          <w:lang w:eastAsia="en-IN"/>
          <w14:ligatures w14:val="none"/>
        </w:rPr>
        <w:t>&lt;/</w:t>
      </w:r>
      <w:r w:rsidRPr="005F2A9C">
        <w:rPr>
          <w:rFonts w:ascii="Consolas" w:eastAsia="Times New Roman" w:hAnsi="Consolas" w:cs="Times New Roman"/>
          <w:color w:val="569CD6"/>
          <w:kern w:val="0"/>
          <w:sz w:val="21"/>
          <w:szCs w:val="21"/>
          <w:lang w:eastAsia="en-IN"/>
          <w14:ligatures w14:val="none"/>
        </w:rPr>
        <w:t>html</w:t>
      </w:r>
      <w:r w:rsidRPr="005F2A9C">
        <w:rPr>
          <w:rFonts w:ascii="Consolas" w:eastAsia="Times New Roman" w:hAnsi="Consolas" w:cs="Times New Roman"/>
          <w:color w:val="808080"/>
          <w:kern w:val="0"/>
          <w:sz w:val="21"/>
          <w:szCs w:val="21"/>
          <w:lang w:eastAsia="en-IN"/>
          <w14:ligatures w14:val="none"/>
        </w:rPr>
        <w:t>&gt;</w:t>
      </w:r>
    </w:p>
    <w:p w14:paraId="411F2BE4" w14:textId="77777777" w:rsidR="00C92FAC" w:rsidRPr="006F76D4" w:rsidRDefault="00C92FAC" w:rsidP="00342B3B">
      <w:pPr>
        <w:tabs>
          <w:tab w:val="left" w:pos="1068"/>
        </w:tabs>
        <w:rPr>
          <w:rFonts w:ascii="Aptos" w:hAnsi="Aptos"/>
          <w:sz w:val="32"/>
          <w:szCs w:val="32"/>
        </w:rPr>
      </w:pPr>
    </w:p>
    <w:p w14:paraId="6543AA93" w14:textId="77777777" w:rsidR="00A64256" w:rsidRDefault="00A64256" w:rsidP="00342B3B">
      <w:pPr>
        <w:tabs>
          <w:tab w:val="left" w:pos="1068"/>
        </w:tabs>
        <w:rPr>
          <w:rFonts w:ascii="Aptos" w:hAnsi="Aptos"/>
          <w:sz w:val="32"/>
          <w:szCs w:val="32"/>
        </w:rPr>
      </w:pPr>
    </w:p>
    <w:p w14:paraId="73E68F5F" w14:textId="77777777" w:rsidR="00A64256" w:rsidRDefault="00A64256" w:rsidP="00342B3B">
      <w:pPr>
        <w:tabs>
          <w:tab w:val="left" w:pos="1068"/>
        </w:tabs>
        <w:rPr>
          <w:rFonts w:ascii="Aptos" w:hAnsi="Aptos"/>
          <w:sz w:val="32"/>
          <w:szCs w:val="32"/>
        </w:rPr>
      </w:pPr>
    </w:p>
    <w:p w14:paraId="632783EC" w14:textId="77777777" w:rsidR="00A64256" w:rsidRDefault="00A64256" w:rsidP="00342B3B">
      <w:pPr>
        <w:tabs>
          <w:tab w:val="left" w:pos="1068"/>
        </w:tabs>
        <w:rPr>
          <w:rFonts w:ascii="Aptos" w:hAnsi="Aptos"/>
          <w:sz w:val="32"/>
          <w:szCs w:val="32"/>
        </w:rPr>
      </w:pPr>
    </w:p>
    <w:p w14:paraId="682B9C73" w14:textId="77777777" w:rsidR="00A64256" w:rsidRDefault="00A64256" w:rsidP="00342B3B">
      <w:pPr>
        <w:tabs>
          <w:tab w:val="left" w:pos="1068"/>
        </w:tabs>
        <w:rPr>
          <w:rFonts w:ascii="Aptos" w:hAnsi="Aptos"/>
          <w:sz w:val="32"/>
          <w:szCs w:val="32"/>
        </w:rPr>
      </w:pPr>
    </w:p>
    <w:p w14:paraId="4F9BF969" w14:textId="77777777" w:rsidR="00A64256" w:rsidRDefault="00A64256" w:rsidP="00342B3B">
      <w:pPr>
        <w:tabs>
          <w:tab w:val="left" w:pos="1068"/>
        </w:tabs>
        <w:rPr>
          <w:rFonts w:ascii="Aptos" w:hAnsi="Aptos"/>
          <w:sz w:val="32"/>
          <w:szCs w:val="32"/>
        </w:rPr>
      </w:pPr>
    </w:p>
    <w:p w14:paraId="4F44F1B8" w14:textId="6C1DD5B2" w:rsidR="00C92FAC" w:rsidRDefault="00321F1D" w:rsidP="00342B3B">
      <w:pPr>
        <w:tabs>
          <w:tab w:val="left" w:pos="1068"/>
        </w:tabs>
        <w:rPr>
          <w:rFonts w:ascii="Aptos" w:hAnsi="Aptos"/>
          <w:sz w:val="32"/>
          <w:szCs w:val="32"/>
        </w:rPr>
      </w:pPr>
      <w:r>
        <w:rPr>
          <w:rFonts w:ascii="Aptos" w:hAnsi="Aptos"/>
          <w:sz w:val="32"/>
          <w:szCs w:val="32"/>
        </w:rPr>
        <w:lastRenderedPageBreak/>
        <w:t>OUTPUT</w:t>
      </w:r>
      <w:r w:rsidR="00A64256">
        <w:rPr>
          <w:rFonts w:ascii="Aptos" w:hAnsi="Aptos"/>
          <w:sz w:val="32"/>
          <w:szCs w:val="32"/>
        </w:rPr>
        <w:t xml:space="preserve"> :</w:t>
      </w:r>
    </w:p>
    <w:p w14:paraId="4F707B59" w14:textId="226B69EF" w:rsidR="00C92FAC" w:rsidRDefault="00A64256" w:rsidP="00342B3B">
      <w:pPr>
        <w:tabs>
          <w:tab w:val="left" w:pos="1068"/>
        </w:tabs>
        <w:rPr>
          <w:rFonts w:ascii="Aptos" w:hAnsi="Aptos"/>
          <w:sz w:val="48"/>
          <w:szCs w:val="48"/>
        </w:rPr>
      </w:pPr>
      <w:r w:rsidRPr="00A64256">
        <w:rPr>
          <w:rFonts w:ascii="Aptos" w:hAnsi="Aptos"/>
          <w:noProof/>
          <w:sz w:val="48"/>
          <w:szCs w:val="48"/>
        </w:rPr>
        <w:drawing>
          <wp:inline distT="0" distB="0" distL="0" distR="0" wp14:anchorId="088070DB" wp14:editId="0C12C522">
            <wp:extent cx="6645910" cy="2999740"/>
            <wp:effectExtent l="0" t="0" r="2540" b="0"/>
            <wp:docPr id="19840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5514" name=""/>
                    <pic:cNvPicPr/>
                  </pic:nvPicPr>
                  <pic:blipFill>
                    <a:blip r:embed="rId52"/>
                    <a:stretch>
                      <a:fillRect/>
                    </a:stretch>
                  </pic:blipFill>
                  <pic:spPr>
                    <a:xfrm>
                      <a:off x="0" y="0"/>
                      <a:ext cx="6645910" cy="2999740"/>
                    </a:xfrm>
                    <a:prstGeom prst="rect">
                      <a:avLst/>
                    </a:prstGeom>
                  </pic:spPr>
                </pic:pic>
              </a:graphicData>
            </a:graphic>
          </wp:inline>
        </w:drawing>
      </w:r>
    </w:p>
    <w:p w14:paraId="170B75A3" w14:textId="00BE218A" w:rsidR="000142BE" w:rsidRDefault="000142BE" w:rsidP="00342B3B">
      <w:pPr>
        <w:tabs>
          <w:tab w:val="left" w:pos="1068"/>
        </w:tabs>
        <w:rPr>
          <w:rFonts w:ascii="Aptos" w:hAnsi="Aptos"/>
          <w:sz w:val="32"/>
          <w:szCs w:val="32"/>
        </w:rPr>
      </w:pPr>
      <w:r w:rsidRPr="000142BE">
        <w:rPr>
          <w:rFonts w:ascii="Aptos" w:hAnsi="Aptos"/>
          <w:sz w:val="32"/>
          <w:szCs w:val="32"/>
        </w:rPr>
        <w:t>Explanation :</w:t>
      </w:r>
    </w:p>
    <w:p w14:paraId="4D8F83D6" w14:textId="0395B9C1" w:rsidR="000142BE" w:rsidRPr="000142BE" w:rsidRDefault="000142BE" w:rsidP="000142BE">
      <w:pPr>
        <w:tabs>
          <w:tab w:val="left" w:pos="1068"/>
        </w:tabs>
        <w:rPr>
          <w:rFonts w:ascii="Aptos" w:hAnsi="Aptos"/>
          <w:sz w:val="32"/>
          <w:szCs w:val="32"/>
        </w:rPr>
      </w:pPr>
      <w:r w:rsidRPr="000142BE">
        <w:rPr>
          <w:rFonts w:ascii="Aptos" w:hAnsi="Aptos"/>
          <w:sz w:val="32"/>
          <w:szCs w:val="32"/>
        </w:rPr>
        <w:t>1</w:t>
      </w:r>
      <w:r>
        <w:rPr>
          <w:rFonts w:ascii="Aptos" w:hAnsi="Aptos"/>
          <w:sz w:val="32"/>
          <w:szCs w:val="32"/>
        </w:rPr>
        <w:t>.</w:t>
      </w:r>
      <w:r w:rsidRPr="000142BE">
        <w:rPr>
          <w:rFonts w:ascii="Aptos" w:hAnsi="Aptos"/>
          <w:sz w:val="32"/>
          <w:szCs w:val="32"/>
        </w:rPr>
        <w:t>flex-direction: column = is used to change the orientation of your layout from a horizontal row to a vertical column.</w:t>
      </w:r>
    </w:p>
    <w:p w14:paraId="15C18B6D" w14:textId="2203C7C7" w:rsidR="000142BE" w:rsidRPr="000142BE" w:rsidRDefault="000142BE" w:rsidP="000142BE">
      <w:pPr>
        <w:tabs>
          <w:tab w:val="left" w:pos="1068"/>
        </w:tabs>
        <w:rPr>
          <w:rFonts w:ascii="Aptos" w:hAnsi="Aptos"/>
          <w:sz w:val="32"/>
          <w:szCs w:val="32"/>
        </w:rPr>
      </w:pPr>
      <w:r w:rsidRPr="000142BE">
        <w:rPr>
          <w:rFonts w:ascii="Aptos" w:hAnsi="Aptos"/>
          <w:sz w:val="32"/>
          <w:szCs w:val="32"/>
        </w:rPr>
        <w:t>2.display: flex = It is used to easily align the items and distribute space within the container.</w:t>
      </w:r>
    </w:p>
    <w:p w14:paraId="3D0E908A" w14:textId="0613ECA5" w:rsidR="000142BE" w:rsidRPr="000142BE" w:rsidRDefault="000142BE" w:rsidP="000142BE">
      <w:pPr>
        <w:tabs>
          <w:tab w:val="left" w:pos="1068"/>
        </w:tabs>
        <w:rPr>
          <w:rFonts w:ascii="Aptos" w:hAnsi="Aptos"/>
          <w:sz w:val="32"/>
          <w:szCs w:val="32"/>
        </w:rPr>
      </w:pPr>
      <w:r w:rsidRPr="000142BE">
        <w:rPr>
          <w:rFonts w:ascii="Aptos" w:hAnsi="Aptos"/>
          <w:sz w:val="32"/>
          <w:szCs w:val="32"/>
        </w:rPr>
        <w:t>3.Align-items:centre = It is used to horizontally center the content because of the flex direction.</w:t>
      </w:r>
    </w:p>
    <w:p w14:paraId="72CBE3F5" w14:textId="456A3721" w:rsidR="000142BE" w:rsidRPr="000142BE" w:rsidRDefault="000142BE" w:rsidP="000142BE">
      <w:pPr>
        <w:tabs>
          <w:tab w:val="left" w:pos="1068"/>
        </w:tabs>
        <w:rPr>
          <w:rFonts w:ascii="Aptos" w:hAnsi="Aptos"/>
          <w:sz w:val="32"/>
          <w:szCs w:val="32"/>
        </w:rPr>
      </w:pPr>
      <w:r w:rsidRPr="000142BE">
        <w:rPr>
          <w:rFonts w:ascii="Aptos" w:hAnsi="Aptos"/>
          <w:sz w:val="32"/>
          <w:szCs w:val="32"/>
        </w:rPr>
        <w:t>4.&lt;div&gt; = A &lt;div&gt; is an invisible container used to group HTML elements together so you can style them with CSS.</w:t>
      </w:r>
    </w:p>
    <w:p w14:paraId="12F52871" w14:textId="77777777" w:rsidR="000142BE" w:rsidRPr="000142BE" w:rsidRDefault="000142BE" w:rsidP="000142BE">
      <w:pPr>
        <w:tabs>
          <w:tab w:val="left" w:pos="1068"/>
        </w:tabs>
        <w:rPr>
          <w:rFonts w:ascii="Aptos" w:hAnsi="Aptos"/>
          <w:sz w:val="32"/>
          <w:szCs w:val="32"/>
        </w:rPr>
      </w:pPr>
      <w:r w:rsidRPr="000142BE">
        <w:rPr>
          <w:rFonts w:ascii="Aptos" w:hAnsi="Aptos"/>
          <w:sz w:val="32"/>
          <w:szCs w:val="32"/>
        </w:rPr>
        <w:t>5.</w:t>
      </w:r>
      <w:r w:rsidRPr="000142BE">
        <w:rPr>
          <w:rFonts w:ascii="Aptos" w:hAnsi="Aptos"/>
          <w:sz w:val="32"/>
          <w:szCs w:val="32"/>
        </w:rPr>
        <w:tab/>
        <w:t>@keyframes = a keyframe tells the computer exactly how an element should look at a specific point in time.</w:t>
      </w:r>
    </w:p>
    <w:p w14:paraId="621D2308" w14:textId="77777777" w:rsidR="000142BE" w:rsidRPr="000142BE" w:rsidRDefault="000142BE" w:rsidP="000142BE">
      <w:pPr>
        <w:tabs>
          <w:tab w:val="left" w:pos="1068"/>
        </w:tabs>
        <w:rPr>
          <w:rFonts w:ascii="Aptos" w:hAnsi="Aptos"/>
          <w:sz w:val="32"/>
          <w:szCs w:val="32"/>
        </w:rPr>
      </w:pPr>
      <w:r w:rsidRPr="000142BE">
        <w:rPr>
          <w:rFonts w:ascii="Aptos" w:hAnsi="Aptos"/>
          <w:sz w:val="32"/>
          <w:szCs w:val="32"/>
        </w:rPr>
        <w:t>6.</w:t>
      </w:r>
      <w:r w:rsidRPr="000142BE">
        <w:rPr>
          <w:rFonts w:ascii="Aptos" w:hAnsi="Aptos"/>
          <w:sz w:val="32"/>
          <w:szCs w:val="32"/>
        </w:rPr>
        <w:tab/>
        <w:t>Animation = Animation is shorthand property for name , duration , timing function , delay , iteration count , direction , fill mode , play state.</w:t>
      </w:r>
    </w:p>
    <w:p w14:paraId="12D5DBA7" w14:textId="77777777" w:rsidR="000142BE" w:rsidRPr="000142BE" w:rsidRDefault="000142BE" w:rsidP="000142BE">
      <w:pPr>
        <w:tabs>
          <w:tab w:val="left" w:pos="1068"/>
        </w:tabs>
        <w:rPr>
          <w:rFonts w:ascii="Aptos" w:hAnsi="Aptos"/>
          <w:sz w:val="32"/>
          <w:szCs w:val="32"/>
        </w:rPr>
      </w:pPr>
      <w:r w:rsidRPr="000142BE">
        <w:rPr>
          <w:rFonts w:ascii="Aptos" w:hAnsi="Aptos"/>
          <w:sz w:val="32"/>
          <w:szCs w:val="32"/>
        </w:rPr>
        <w:t>7.</w:t>
      </w:r>
      <w:r w:rsidRPr="000142BE">
        <w:rPr>
          <w:rFonts w:ascii="Aptos" w:hAnsi="Aptos"/>
          <w:sz w:val="32"/>
          <w:szCs w:val="32"/>
        </w:rPr>
        <w:tab/>
        <w:t>We denote percentages to tell at a particular time which work should be happen.</w:t>
      </w:r>
    </w:p>
    <w:p w14:paraId="285E679C" w14:textId="31583ECE" w:rsidR="000142BE" w:rsidRPr="000142BE" w:rsidRDefault="000142BE" w:rsidP="000142BE">
      <w:pPr>
        <w:tabs>
          <w:tab w:val="left" w:pos="1068"/>
        </w:tabs>
        <w:rPr>
          <w:rFonts w:ascii="Aptos" w:hAnsi="Aptos"/>
          <w:sz w:val="32"/>
          <w:szCs w:val="32"/>
        </w:rPr>
      </w:pPr>
      <w:r w:rsidRPr="000142BE">
        <w:rPr>
          <w:rFonts w:ascii="Aptos" w:hAnsi="Aptos"/>
          <w:sz w:val="32"/>
          <w:szCs w:val="32"/>
        </w:rPr>
        <w:t>The transform: translateY(___px); property is a CSS tool used to move an element vertically along the Y-axis</w:t>
      </w:r>
    </w:p>
    <w:p w14:paraId="6C006F19" w14:textId="5345954D" w:rsidR="00137EC9" w:rsidRDefault="00137EC9" w:rsidP="00342B3B">
      <w:pPr>
        <w:tabs>
          <w:tab w:val="left" w:pos="1068"/>
        </w:tabs>
        <w:rPr>
          <w:rFonts w:ascii="Aptos" w:hAnsi="Aptos"/>
          <w:sz w:val="48"/>
          <w:szCs w:val="48"/>
        </w:rPr>
      </w:pPr>
      <w:r>
        <w:rPr>
          <w:rFonts w:ascii="Aptos" w:hAnsi="Aptos"/>
          <w:sz w:val="48"/>
          <w:szCs w:val="48"/>
        </w:rPr>
        <w:lastRenderedPageBreak/>
        <w:t>AIM :</w:t>
      </w:r>
    </w:p>
    <w:p w14:paraId="358AB717" w14:textId="3741D678" w:rsidR="00137EC9" w:rsidRDefault="00137EC9" w:rsidP="00342B3B">
      <w:pPr>
        <w:tabs>
          <w:tab w:val="left" w:pos="1068"/>
        </w:tabs>
        <w:rPr>
          <w:rFonts w:ascii="Aptos" w:hAnsi="Aptos"/>
          <w:sz w:val="48"/>
          <w:szCs w:val="48"/>
        </w:rPr>
      </w:pPr>
      <w:r w:rsidRPr="00137EC9">
        <w:rPr>
          <w:rFonts w:ascii="Aptos" w:hAnsi="Aptos"/>
          <w:sz w:val="48"/>
          <w:szCs w:val="48"/>
        </w:rPr>
        <w:t>C)Aim :create a circle that moves horizontally and rotates At the same time</w:t>
      </w:r>
    </w:p>
    <w:p w14:paraId="5C6461D2"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DOCTYPE</w:t>
      </w: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html</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1209ACF4"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html</w:t>
      </w: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lang</w:t>
      </w:r>
      <w:r w:rsidRPr="00137EC9">
        <w:rPr>
          <w:rFonts w:ascii="Consolas" w:eastAsia="Times New Roman" w:hAnsi="Consolas" w:cs="Times New Roman"/>
          <w:color w:val="CCCCCC"/>
          <w:kern w:val="0"/>
          <w:sz w:val="21"/>
          <w:szCs w:val="21"/>
          <w:lang w:eastAsia="en-IN"/>
          <w14:ligatures w14:val="none"/>
        </w:rPr>
        <w:t>=</w:t>
      </w:r>
      <w:r w:rsidRPr="00137EC9">
        <w:rPr>
          <w:rFonts w:ascii="Consolas" w:eastAsia="Times New Roman" w:hAnsi="Consolas" w:cs="Times New Roman"/>
          <w:color w:val="CE9178"/>
          <w:kern w:val="0"/>
          <w:sz w:val="21"/>
          <w:szCs w:val="21"/>
          <w:lang w:eastAsia="en-IN"/>
          <w14:ligatures w14:val="none"/>
        </w:rPr>
        <w:t>"en"</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183CC33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head</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6E18EB44"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title</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Moving Rotating Circle</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title</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4D067FF2"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style</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D4D4D4"/>
          <w:kern w:val="0"/>
          <w:sz w:val="21"/>
          <w:szCs w:val="21"/>
          <w:lang w:eastAsia="en-IN"/>
          <w14:ligatures w14:val="none"/>
        </w:rPr>
        <w:t xml:space="preserve"> </w:t>
      </w:r>
    </w:p>
    <w:p w14:paraId="0D6744A7"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7BA7D"/>
          <w:kern w:val="0"/>
          <w:sz w:val="21"/>
          <w:szCs w:val="21"/>
          <w:lang w:eastAsia="en-IN"/>
          <w14:ligatures w14:val="none"/>
        </w:rPr>
        <w:t>body</w:t>
      </w:r>
      <w:r w:rsidRPr="00137EC9">
        <w:rPr>
          <w:rFonts w:ascii="Consolas" w:eastAsia="Times New Roman" w:hAnsi="Consolas" w:cs="Times New Roman"/>
          <w:color w:val="D4D4D4"/>
          <w:kern w:val="0"/>
          <w:sz w:val="21"/>
          <w:szCs w:val="21"/>
          <w:lang w:eastAsia="en-IN"/>
          <w14:ligatures w14:val="none"/>
        </w:rPr>
        <w:t xml:space="preserve"> { </w:t>
      </w:r>
    </w:p>
    <w:p w14:paraId="4DC1770F"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margin</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0</w:t>
      </w:r>
      <w:r w:rsidRPr="00137EC9">
        <w:rPr>
          <w:rFonts w:ascii="Consolas" w:eastAsia="Times New Roman" w:hAnsi="Consolas" w:cs="Times New Roman"/>
          <w:color w:val="D4D4D4"/>
          <w:kern w:val="0"/>
          <w:sz w:val="21"/>
          <w:szCs w:val="21"/>
          <w:lang w:eastAsia="en-IN"/>
          <w14:ligatures w14:val="none"/>
        </w:rPr>
        <w:t xml:space="preserve">; </w:t>
      </w:r>
    </w:p>
    <w:p w14:paraId="120163B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height</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100vh</w:t>
      </w:r>
      <w:r w:rsidRPr="00137EC9">
        <w:rPr>
          <w:rFonts w:ascii="Consolas" w:eastAsia="Times New Roman" w:hAnsi="Consolas" w:cs="Times New Roman"/>
          <w:color w:val="D4D4D4"/>
          <w:kern w:val="0"/>
          <w:sz w:val="21"/>
          <w:szCs w:val="21"/>
          <w:lang w:eastAsia="en-IN"/>
          <w14:ligatures w14:val="none"/>
        </w:rPr>
        <w:t xml:space="preserve">; </w:t>
      </w:r>
    </w:p>
    <w:p w14:paraId="5A5B91E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display</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flex</w:t>
      </w:r>
      <w:r w:rsidRPr="00137EC9">
        <w:rPr>
          <w:rFonts w:ascii="Consolas" w:eastAsia="Times New Roman" w:hAnsi="Consolas" w:cs="Times New Roman"/>
          <w:color w:val="D4D4D4"/>
          <w:kern w:val="0"/>
          <w:sz w:val="21"/>
          <w:szCs w:val="21"/>
          <w:lang w:eastAsia="en-IN"/>
          <w14:ligatures w14:val="none"/>
        </w:rPr>
        <w:t xml:space="preserve">; </w:t>
      </w:r>
    </w:p>
    <w:p w14:paraId="05F99275"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flex-direction</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column</w:t>
      </w:r>
      <w:r w:rsidRPr="00137EC9">
        <w:rPr>
          <w:rFonts w:ascii="Consolas" w:eastAsia="Times New Roman" w:hAnsi="Consolas" w:cs="Times New Roman"/>
          <w:color w:val="D4D4D4"/>
          <w:kern w:val="0"/>
          <w:sz w:val="21"/>
          <w:szCs w:val="21"/>
          <w:lang w:eastAsia="en-IN"/>
          <w14:ligatures w14:val="none"/>
        </w:rPr>
        <w:t xml:space="preserve">; </w:t>
      </w:r>
    </w:p>
    <w:p w14:paraId="52743AD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align-items</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center</w:t>
      </w:r>
      <w:r w:rsidRPr="00137EC9">
        <w:rPr>
          <w:rFonts w:ascii="Consolas" w:eastAsia="Times New Roman" w:hAnsi="Consolas" w:cs="Times New Roman"/>
          <w:color w:val="D4D4D4"/>
          <w:kern w:val="0"/>
          <w:sz w:val="21"/>
          <w:szCs w:val="21"/>
          <w:lang w:eastAsia="en-IN"/>
          <w14:ligatures w14:val="none"/>
        </w:rPr>
        <w:t xml:space="preserve">; </w:t>
      </w:r>
    </w:p>
    <w:p w14:paraId="50013320"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justify-content</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flex-start</w:t>
      </w:r>
      <w:r w:rsidRPr="00137EC9">
        <w:rPr>
          <w:rFonts w:ascii="Consolas" w:eastAsia="Times New Roman" w:hAnsi="Consolas" w:cs="Times New Roman"/>
          <w:color w:val="D4D4D4"/>
          <w:kern w:val="0"/>
          <w:sz w:val="21"/>
          <w:szCs w:val="21"/>
          <w:lang w:eastAsia="en-IN"/>
          <w14:ligatures w14:val="none"/>
        </w:rPr>
        <w:t xml:space="preserve">; </w:t>
      </w:r>
    </w:p>
    <w:p w14:paraId="59132C3D"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background</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#2f3e46</w:t>
      </w:r>
      <w:r w:rsidRPr="00137EC9">
        <w:rPr>
          <w:rFonts w:ascii="Consolas" w:eastAsia="Times New Roman" w:hAnsi="Consolas" w:cs="Times New Roman"/>
          <w:color w:val="D4D4D4"/>
          <w:kern w:val="0"/>
          <w:sz w:val="21"/>
          <w:szCs w:val="21"/>
          <w:lang w:eastAsia="en-IN"/>
          <w14:ligatures w14:val="none"/>
        </w:rPr>
        <w:t xml:space="preserve">; </w:t>
      </w:r>
    </w:p>
    <w:p w14:paraId="4F95034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overflow</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hidden</w:t>
      </w:r>
      <w:r w:rsidRPr="00137EC9">
        <w:rPr>
          <w:rFonts w:ascii="Consolas" w:eastAsia="Times New Roman" w:hAnsi="Consolas" w:cs="Times New Roman"/>
          <w:color w:val="D4D4D4"/>
          <w:kern w:val="0"/>
          <w:sz w:val="21"/>
          <w:szCs w:val="21"/>
          <w:lang w:eastAsia="en-IN"/>
          <w14:ligatures w14:val="none"/>
        </w:rPr>
        <w:t xml:space="preserve">; </w:t>
      </w:r>
    </w:p>
    <w:p w14:paraId="22AC13A3"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3E7A215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7BA7D"/>
          <w:kern w:val="0"/>
          <w:sz w:val="21"/>
          <w:szCs w:val="21"/>
          <w:lang w:eastAsia="en-IN"/>
          <w14:ligatures w14:val="none"/>
        </w:rPr>
        <w:t>h1</w:t>
      </w:r>
      <w:r w:rsidRPr="00137EC9">
        <w:rPr>
          <w:rFonts w:ascii="Consolas" w:eastAsia="Times New Roman" w:hAnsi="Consolas" w:cs="Times New Roman"/>
          <w:color w:val="D4D4D4"/>
          <w:kern w:val="0"/>
          <w:sz w:val="21"/>
          <w:szCs w:val="21"/>
          <w:lang w:eastAsia="en-IN"/>
          <w14:ligatures w14:val="none"/>
        </w:rPr>
        <w:t xml:space="preserve"> { </w:t>
      </w:r>
    </w:p>
    <w:p w14:paraId="6E5CF6BE"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margin-top</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20px</w:t>
      </w:r>
      <w:r w:rsidRPr="00137EC9">
        <w:rPr>
          <w:rFonts w:ascii="Consolas" w:eastAsia="Times New Roman" w:hAnsi="Consolas" w:cs="Times New Roman"/>
          <w:color w:val="D4D4D4"/>
          <w:kern w:val="0"/>
          <w:sz w:val="21"/>
          <w:szCs w:val="21"/>
          <w:lang w:eastAsia="en-IN"/>
          <w14:ligatures w14:val="none"/>
        </w:rPr>
        <w:t xml:space="preserve">; </w:t>
      </w:r>
    </w:p>
    <w:p w14:paraId="7F72BA73"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color</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#ffffff</w:t>
      </w:r>
      <w:r w:rsidRPr="00137EC9">
        <w:rPr>
          <w:rFonts w:ascii="Consolas" w:eastAsia="Times New Roman" w:hAnsi="Consolas" w:cs="Times New Roman"/>
          <w:color w:val="D4D4D4"/>
          <w:kern w:val="0"/>
          <w:sz w:val="21"/>
          <w:szCs w:val="21"/>
          <w:lang w:eastAsia="en-IN"/>
          <w14:ligatures w14:val="none"/>
        </w:rPr>
        <w:t xml:space="preserve">; </w:t>
      </w:r>
    </w:p>
    <w:p w14:paraId="6F67CF7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7C8F6557"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7BA7D"/>
          <w:kern w:val="0"/>
          <w:sz w:val="21"/>
          <w:szCs w:val="21"/>
          <w:lang w:eastAsia="en-IN"/>
          <w14:ligatures w14:val="none"/>
        </w:rPr>
        <w:t>.circle</w:t>
      </w:r>
      <w:r w:rsidRPr="00137EC9">
        <w:rPr>
          <w:rFonts w:ascii="Consolas" w:eastAsia="Times New Roman" w:hAnsi="Consolas" w:cs="Times New Roman"/>
          <w:color w:val="D4D4D4"/>
          <w:kern w:val="0"/>
          <w:sz w:val="21"/>
          <w:szCs w:val="21"/>
          <w:lang w:eastAsia="en-IN"/>
          <w14:ligatures w14:val="none"/>
        </w:rPr>
        <w:t xml:space="preserve"> { </w:t>
      </w:r>
    </w:p>
    <w:p w14:paraId="242FBBB5"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width</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80px</w:t>
      </w:r>
      <w:r w:rsidRPr="00137EC9">
        <w:rPr>
          <w:rFonts w:ascii="Consolas" w:eastAsia="Times New Roman" w:hAnsi="Consolas" w:cs="Times New Roman"/>
          <w:color w:val="D4D4D4"/>
          <w:kern w:val="0"/>
          <w:sz w:val="21"/>
          <w:szCs w:val="21"/>
          <w:lang w:eastAsia="en-IN"/>
          <w14:ligatures w14:val="none"/>
        </w:rPr>
        <w:t xml:space="preserve">; </w:t>
      </w:r>
    </w:p>
    <w:p w14:paraId="5640E765"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height</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80px</w:t>
      </w:r>
      <w:r w:rsidRPr="00137EC9">
        <w:rPr>
          <w:rFonts w:ascii="Consolas" w:eastAsia="Times New Roman" w:hAnsi="Consolas" w:cs="Times New Roman"/>
          <w:color w:val="D4D4D4"/>
          <w:kern w:val="0"/>
          <w:sz w:val="21"/>
          <w:szCs w:val="21"/>
          <w:lang w:eastAsia="en-IN"/>
          <w14:ligatures w14:val="none"/>
        </w:rPr>
        <w:t xml:space="preserve">; </w:t>
      </w:r>
    </w:p>
    <w:p w14:paraId="12F9E2F6"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background</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#ea0606</w:t>
      </w:r>
      <w:r w:rsidRPr="00137EC9">
        <w:rPr>
          <w:rFonts w:ascii="Consolas" w:eastAsia="Times New Roman" w:hAnsi="Consolas" w:cs="Times New Roman"/>
          <w:color w:val="D4D4D4"/>
          <w:kern w:val="0"/>
          <w:sz w:val="21"/>
          <w:szCs w:val="21"/>
          <w:lang w:eastAsia="en-IN"/>
          <w14:ligatures w14:val="none"/>
        </w:rPr>
        <w:t xml:space="preserve">; </w:t>
      </w:r>
    </w:p>
    <w:p w14:paraId="1784C5F8"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border-radius</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50%</w:t>
      </w:r>
      <w:r w:rsidRPr="00137EC9">
        <w:rPr>
          <w:rFonts w:ascii="Consolas" w:eastAsia="Times New Roman" w:hAnsi="Consolas" w:cs="Times New Roman"/>
          <w:color w:val="D4D4D4"/>
          <w:kern w:val="0"/>
          <w:sz w:val="21"/>
          <w:szCs w:val="21"/>
          <w:lang w:eastAsia="en-IN"/>
          <w14:ligatures w14:val="none"/>
        </w:rPr>
        <w:t xml:space="preserve">; </w:t>
      </w:r>
    </w:p>
    <w:p w14:paraId="5BAB8353"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margin-top</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B5CEA8"/>
          <w:kern w:val="0"/>
          <w:sz w:val="21"/>
          <w:szCs w:val="21"/>
          <w:lang w:eastAsia="en-IN"/>
          <w14:ligatures w14:val="none"/>
        </w:rPr>
        <w:t>120px</w:t>
      </w:r>
      <w:r w:rsidRPr="00137EC9">
        <w:rPr>
          <w:rFonts w:ascii="Consolas" w:eastAsia="Times New Roman" w:hAnsi="Consolas" w:cs="Times New Roman"/>
          <w:color w:val="D4D4D4"/>
          <w:kern w:val="0"/>
          <w:sz w:val="21"/>
          <w:szCs w:val="21"/>
          <w:lang w:eastAsia="en-IN"/>
          <w14:ligatures w14:val="none"/>
        </w:rPr>
        <w:t xml:space="preserve">; </w:t>
      </w:r>
    </w:p>
    <w:p w14:paraId="5DD9E4E3"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animation</w:t>
      </w:r>
      <w:r w:rsidRPr="00137EC9">
        <w:rPr>
          <w:rFonts w:ascii="Consolas" w:eastAsia="Times New Roman" w:hAnsi="Consolas" w:cs="Times New Roman"/>
          <w:color w:val="D4D4D4"/>
          <w:kern w:val="0"/>
          <w:sz w:val="21"/>
          <w:szCs w:val="21"/>
          <w:lang w:eastAsia="en-IN"/>
          <w14:ligatures w14:val="none"/>
        </w:rPr>
        <w:t xml:space="preserve">: moveRotate </w:t>
      </w:r>
      <w:r w:rsidRPr="00137EC9">
        <w:rPr>
          <w:rFonts w:ascii="Consolas" w:eastAsia="Times New Roman" w:hAnsi="Consolas" w:cs="Times New Roman"/>
          <w:color w:val="B5CEA8"/>
          <w:kern w:val="0"/>
          <w:sz w:val="21"/>
          <w:szCs w:val="21"/>
          <w:lang w:eastAsia="en-IN"/>
          <w14:ligatures w14:val="none"/>
        </w:rPr>
        <w:t>3s</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linear</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E9178"/>
          <w:kern w:val="0"/>
          <w:sz w:val="21"/>
          <w:szCs w:val="21"/>
          <w:lang w:eastAsia="en-IN"/>
          <w14:ligatures w14:val="none"/>
        </w:rPr>
        <w:t>infinite</w:t>
      </w:r>
      <w:r w:rsidRPr="00137EC9">
        <w:rPr>
          <w:rFonts w:ascii="Consolas" w:eastAsia="Times New Roman" w:hAnsi="Consolas" w:cs="Times New Roman"/>
          <w:color w:val="D4D4D4"/>
          <w:kern w:val="0"/>
          <w:sz w:val="21"/>
          <w:szCs w:val="21"/>
          <w:lang w:eastAsia="en-IN"/>
          <w14:ligatures w14:val="none"/>
        </w:rPr>
        <w:t xml:space="preserve">; </w:t>
      </w:r>
    </w:p>
    <w:p w14:paraId="0B2EBB39"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1AD13C9F"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C586C0"/>
          <w:kern w:val="0"/>
          <w:sz w:val="21"/>
          <w:szCs w:val="21"/>
          <w:lang w:eastAsia="en-IN"/>
          <w14:ligatures w14:val="none"/>
        </w:rPr>
        <w:t>@keyframes</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moveRotate</w:t>
      </w:r>
      <w:r w:rsidRPr="00137EC9">
        <w:rPr>
          <w:rFonts w:ascii="Consolas" w:eastAsia="Times New Roman" w:hAnsi="Consolas" w:cs="Times New Roman"/>
          <w:color w:val="D4D4D4"/>
          <w:kern w:val="0"/>
          <w:sz w:val="21"/>
          <w:szCs w:val="21"/>
          <w:lang w:eastAsia="en-IN"/>
          <w14:ligatures w14:val="none"/>
        </w:rPr>
        <w:t xml:space="preserve"> { </w:t>
      </w:r>
    </w:p>
    <w:p w14:paraId="680F5B1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0% { </w:t>
      </w:r>
    </w:p>
    <w:p w14:paraId="3026EF4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transform</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translateX</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-150px</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rotate</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0deg</w:t>
      </w:r>
      <w:r w:rsidRPr="00137EC9">
        <w:rPr>
          <w:rFonts w:ascii="Consolas" w:eastAsia="Times New Roman" w:hAnsi="Consolas" w:cs="Times New Roman"/>
          <w:color w:val="D4D4D4"/>
          <w:kern w:val="0"/>
          <w:sz w:val="21"/>
          <w:szCs w:val="21"/>
          <w:lang w:eastAsia="en-IN"/>
          <w14:ligatures w14:val="none"/>
        </w:rPr>
        <w:t xml:space="preserve">); </w:t>
      </w:r>
    </w:p>
    <w:p w14:paraId="60B55F49"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29156915"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50% { </w:t>
      </w:r>
    </w:p>
    <w:p w14:paraId="356D243E"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transform</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translateX</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150px</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rotate</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180deg</w:t>
      </w:r>
      <w:r w:rsidRPr="00137EC9">
        <w:rPr>
          <w:rFonts w:ascii="Consolas" w:eastAsia="Times New Roman" w:hAnsi="Consolas" w:cs="Times New Roman"/>
          <w:color w:val="D4D4D4"/>
          <w:kern w:val="0"/>
          <w:sz w:val="21"/>
          <w:szCs w:val="21"/>
          <w:lang w:eastAsia="en-IN"/>
          <w14:ligatures w14:val="none"/>
        </w:rPr>
        <w:t xml:space="preserve">); </w:t>
      </w:r>
    </w:p>
    <w:p w14:paraId="371441A8"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1F27896C"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100% { </w:t>
      </w:r>
    </w:p>
    <w:p w14:paraId="4ACFC156"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transform</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translateX</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-150px</w:t>
      </w: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DCDCAA"/>
          <w:kern w:val="0"/>
          <w:sz w:val="21"/>
          <w:szCs w:val="21"/>
          <w:lang w:eastAsia="en-IN"/>
          <w14:ligatures w14:val="none"/>
        </w:rPr>
        <w:t>rotate</w:t>
      </w:r>
      <w:r w:rsidRPr="00137EC9">
        <w:rPr>
          <w:rFonts w:ascii="Consolas" w:eastAsia="Times New Roman" w:hAnsi="Consolas" w:cs="Times New Roman"/>
          <w:color w:val="D4D4D4"/>
          <w:kern w:val="0"/>
          <w:sz w:val="21"/>
          <w:szCs w:val="21"/>
          <w:lang w:eastAsia="en-IN"/>
          <w14:ligatures w14:val="none"/>
        </w:rPr>
        <w:t>(</w:t>
      </w:r>
      <w:r w:rsidRPr="00137EC9">
        <w:rPr>
          <w:rFonts w:ascii="Consolas" w:eastAsia="Times New Roman" w:hAnsi="Consolas" w:cs="Times New Roman"/>
          <w:color w:val="B5CEA8"/>
          <w:kern w:val="0"/>
          <w:sz w:val="21"/>
          <w:szCs w:val="21"/>
          <w:lang w:eastAsia="en-IN"/>
          <w14:ligatures w14:val="none"/>
        </w:rPr>
        <w:t>360deg</w:t>
      </w:r>
      <w:r w:rsidRPr="00137EC9">
        <w:rPr>
          <w:rFonts w:ascii="Consolas" w:eastAsia="Times New Roman" w:hAnsi="Consolas" w:cs="Times New Roman"/>
          <w:color w:val="D4D4D4"/>
          <w:kern w:val="0"/>
          <w:sz w:val="21"/>
          <w:szCs w:val="21"/>
          <w:lang w:eastAsia="en-IN"/>
          <w14:ligatures w14:val="none"/>
        </w:rPr>
        <w:t xml:space="preserve">); </w:t>
      </w:r>
    </w:p>
    <w:p w14:paraId="1F38D690"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628C0F6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 </w:t>
      </w:r>
    </w:p>
    <w:p w14:paraId="3236D78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D4D4D4"/>
          <w:kern w:val="0"/>
          <w:sz w:val="21"/>
          <w:szCs w:val="21"/>
          <w:lang w:eastAsia="en-IN"/>
          <w14:ligatures w14:val="none"/>
        </w:rPr>
        <w:t xml:space="preserve">  </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style</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7CF62C7A"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head</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0B154281"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body</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49A4FDD8"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h1</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Moving Rotating Circle</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h1</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59AB1D09"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CCCCCC"/>
          <w:kern w:val="0"/>
          <w:sz w:val="21"/>
          <w:szCs w:val="21"/>
          <w:lang w:eastAsia="en-IN"/>
          <w14:ligatures w14:val="none"/>
        </w:rPr>
        <w:t> </w:t>
      </w:r>
    </w:p>
    <w:p w14:paraId="1485CCBF"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CCCCCC"/>
          <w:kern w:val="0"/>
          <w:sz w:val="21"/>
          <w:szCs w:val="21"/>
          <w:lang w:eastAsia="en-IN"/>
          <w14:ligatures w14:val="none"/>
        </w:rPr>
        <w:lastRenderedPageBreak/>
        <w:t xml:space="preserve">  </w:t>
      </w: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div</w:t>
      </w:r>
      <w:r w:rsidRPr="00137EC9">
        <w:rPr>
          <w:rFonts w:ascii="Consolas" w:eastAsia="Times New Roman" w:hAnsi="Consolas" w:cs="Times New Roman"/>
          <w:color w:val="CCCCCC"/>
          <w:kern w:val="0"/>
          <w:sz w:val="21"/>
          <w:szCs w:val="21"/>
          <w:lang w:eastAsia="en-IN"/>
          <w14:ligatures w14:val="none"/>
        </w:rPr>
        <w:t xml:space="preserve"> </w:t>
      </w:r>
      <w:r w:rsidRPr="00137EC9">
        <w:rPr>
          <w:rFonts w:ascii="Consolas" w:eastAsia="Times New Roman" w:hAnsi="Consolas" w:cs="Times New Roman"/>
          <w:color w:val="9CDCFE"/>
          <w:kern w:val="0"/>
          <w:sz w:val="21"/>
          <w:szCs w:val="21"/>
          <w:lang w:eastAsia="en-IN"/>
          <w14:ligatures w14:val="none"/>
        </w:rPr>
        <w:t>class</w:t>
      </w:r>
      <w:r w:rsidRPr="00137EC9">
        <w:rPr>
          <w:rFonts w:ascii="Consolas" w:eastAsia="Times New Roman" w:hAnsi="Consolas" w:cs="Times New Roman"/>
          <w:color w:val="CCCCCC"/>
          <w:kern w:val="0"/>
          <w:sz w:val="21"/>
          <w:szCs w:val="21"/>
          <w:lang w:eastAsia="en-IN"/>
          <w14:ligatures w14:val="none"/>
        </w:rPr>
        <w:t>=</w:t>
      </w:r>
      <w:r w:rsidRPr="00137EC9">
        <w:rPr>
          <w:rFonts w:ascii="Consolas" w:eastAsia="Times New Roman" w:hAnsi="Consolas" w:cs="Times New Roman"/>
          <w:color w:val="CE9178"/>
          <w:kern w:val="0"/>
          <w:sz w:val="21"/>
          <w:szCs w:val="21"/>
          <w:lang w:eastAsia="en-IN"/>
          <w14:ligatures w14:val="none"/>
        </w:rPr>
        <w:t>"circle"</w:t>
      </w:r>
      <w:r w:rsidRPr="00137EC9">
        <w:rPr>
          <w:rFonts w:ascii="Consolas" w:eastAsia="Times New Roman" w:hAnsi="Consolas" w:cs="Times New Roman"/>
          <w:color w:val="808080"/>
          <w:kern w:val="0"/>
          <w:sz w:val="21"/>
          <w:szCs w:val="21"/>
          <w:lang w:eastAsia="en-IN"/>
          <w14:ligatures w14:val="none"/>
        </w:rPr>
        <w:t>&gt;&lt;/</w:t>
      </w:r>
      <w:r w:rsidRPr="00137EC9">
        <w:rPr>
          <w:rFonts w:ascii="Consolas" w:eastAsia="Times New Roman" w:hAnsi="Consolas" w:cs="Times New Roman"/>
          <w:color w:val="569CD6"/>
          <w:kern w:val="0"/>
          <w:sz w:val="21"/>
          <w:szCs w:val="21"/>
          <w:lang w:eastAsia="en-IN"/>
          <w14:ligatures w14:val="none"/>
        </w:rPr>
        <w:t>div</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6C0C7322"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body</w:t>
      </w:r>
      <w:r w:rsidRPr="00137EC9">
        <w:rPr>
          <w:rFonts w:ascii="Consolas" w:eastAsia="Times New Roman" w:hAnsi="Consolas" w:cs="Times New Roman"/>
          <w:color w:val="808080"/>
          <w:kern w:val="0"/>
          <w:sz w:val="21"/>
          <w:szCs w:val="21"/>
          <w:lang w:eastAsia="en-IN"/>
          <w14:ligatures w14:val="none"/>
        </w:rPr>
        <w:t>&gt;</w:t>
      </w:r>
      <w:r w:rsidRPr="00137EC9">
        <w:rPr>
          <w:rFonts w:ascii="Consolas" w:eastAsia="Times New Roman" w:hAnsi="Consolas" w:cs="Times New Roman"/>
          <w:color w:val="CCCCCC"/>
          <w:kern w:val="0"/>
          <w:sz w:val="21"/>
          <w:szCs w:val="21"/>
          <w:lang w:eastAsia="en-IN"/>
          <w14:ligatures w14:val="none"/>
        </w:rPr>
        <w:t xml:space="preserve"> </w:t>
      </w:r>
    </w:p>
    <w:p w14:paraId="34A9BE96" w14:textId="77777777" w:rsidR="00137EC9" w:rsidRPr="00137EC9" w:rsidRDefault="00137EC9" w:rsidP="00137E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37EC9">
        <w:rPr>
          <w:rFonts w:ascii="Consolas" w:eastAsia="Times New Roman" w:hAnsi="Consolas" w:cs="Times New Roman"/>
          <w:color w:val="808080"/>
          <w:kern w:val="0"/>
          <w:sz w:val="21"/>
          <w:szCs w:val="21"/>
          <w:lang w:eastAsia="en-IN"/>
          <w14:ligatures w14:val="none"/>
        </w:rPr>
        <w:t>&lt;/</w:t>
      </w:r>
      <w:r w:rsidRPr="00137EC9">
        <w:rPr>
          <w:rFonts w:ascii="Consolas" w:eastAsia="Times New Roman" w:hAnsi="Consolas" w:cs="Times New Roman"/>
          <w:color w:val="569CD6"/>
          <w:kern w:val="0"/>
          <w:sz w:val="21"/>
          <w:szCs w:val="21"/>
          <w:lang w:eastAsia="en-IN"/>
          <w14:ligatures w14:val="none"/>
        </w:rPr>
        <w:t>html</w:t>
      </w:r>
      <w:r w:rsidRPr="00137EC9">
        <w:rPr>
          <w:rFonts w:ascii="Consolas" w:eastAsia="Times New Roman" w:hAnsi="Consolas" w:cs="Times New Roman"/>
          <w:color w:val="808080"/>
          <w:kern w:val="0"/>
          <w:sz w:val="21"/>
          <w:szCs w:val="21"/>
          <w:lang w:eastAsia="en-IN"/>
          <w14:ligatures w14:val="none"/>
        </w:rPr>
        <w:t>&gt;</w:t>
      </w:r>
    </w:p>
    <w:p w14:paraId="7DA1EE21" w14:textId="77777777" w:rsidR="00137EC9" w:rsidRDefault="00137EC9" w:rsidP="00342B3B">
      <w:pPr>
        <w:tabs>
          <w:tab w:val="left" w:pos="1068"/>
        </w:tabs>
        <w:rPr>
          <w:rFonts w:ascii="Aptos" w:hAnsi="Aptos"/>
          <w:sz w:val="48"/>
          <w:szCs w:val="48"/>
        </w:rPr>
      </w:pPr>
    </w:p>
    <w:p w14:paraId="5B97CEDA" w14:textId="5868B181" w:rsidR="00137EC9" w:rsidRDefault="00137EC9" w:rsidP="00342B3B">
      <w:pPr>
        <w:tabs>
          <w:tab w:val="left" w:pos="1068"/>
        </w:tabs>
        <w:rPr>
          <w:rFonts w:ascii="Aptos" w:hAnsi="Aptos"/>
          <w:sz w:val="48"/>
          <w:szCs w:val="48"/>
        </w:rPr>
      </w:pPr>
      <w:r>
        <w:rPr>
          <w:rFonts w:ascii="Aptos" w:hAnsi="Aptos"/>
          <w:sz w:val="48"/>
          <w:szCs w:val="48"/>
        </w:rPr>
        <w:t>OUTPUT  :</w:t>
      </w:r>
    </w:p>
    <w:p w14:paraId="6D70C4DC" w14:textId="77777777" w:rsidR="00137EC9" w:rsidRDefault="00137EC9" w:rsidP="00342B3B">
      <w:pPr>
        <w:tabs>
          <w:tab w:val="left" w:pos="1068"/>
        </w:tabs>
        <w:rPr>
          <w:rFonts w:ascii="Aptos" w:hAnsi="Aptos"/>
          <w:sz w:val="48"/>
          <w:szCs w:val="48"/>
        </w:rPr>
      </w:pPr>
    </w:p>
    <w:p w14:paraId="5B032FB4" w14:textId="3D91A90C" w:rsidR="00137EC9" w:rsidRDefault="00137EC9" w:rsidP="00137EC9">
      <w:pPr>
        <w:tabs>
          <w:tab w:val="left" w:pos="1068"/>
        </w:tabs>
        <w:rPr>
          <w:rFonts w:ascii="Aptos" w:hAnsi="Aptos"/>
          <w:sz w:val="32"/>
          <w:szCs w:val="32"/>
        </w:rPr>
      </w:pPr>
      <w:r w:rsidRPr="00137EC9">
        <w:rPr>
          <w:rFonts w:ascii="Aptos" w:hAnsi="Aptos"/>
          <w:noProof/>
          <w:sz w:val="48"/>
          <w:szCs w:val="48"/>
        </w:rPr>
        <w:drawing>
          <wp:inline distT="0" distB="0" distL="0" distR="0" wp14:anchorId="5204E4FE" wp14:editId="5BAEFEC3">
            <wp:extent cx="6645910" cy="2587625"/>
            <wp:effectExtent l="0" t="0" r="2540" b="3175"/>
            <wp:docPr id="12124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386" name=""/>
                    <pic:cNvPicPr/>
                  </pic:nvPicPr>
                  <pic:blipFill>
                    <a:blip r:embed="rId53"/>
                    <a:stretch>
                      <a:fillRect/>
                    </a:stretch>
                  </pic:blipFill>
                  <pic:spPr>
                    <a:xfrm>
                      <a:off x="0" y="0"/>
                      <a:ext cx="6645910" cy="2587625"/>
                    </a:xfrm>
                    <a:prstGeom prst="rect">
                      <a:avLst/>
                    </a:prstGeom>
                  </pic:spPr>
                </pic:pic>
              </a:graphicData>
            </a:graphic>
          </wp:inline>
        </w:drawing>
      </w:r>
      <w:r w:rsidRPr="00137EC9">
        <w:rPr>
          <w:rFonts w:ascii="Aptos" w:hAnsi="Aptos"/>
          <w:sz w:val="32"/>
          <w:szCs w:val="32"/>
        </w:rPr>
        <w:t xml:space="preserve"> </w:t>
      </w:r>
      <w:r w:rsidRPr="000142BE">
        <w:rPr>
          <w:rFonts w:ascii="Aptos" w:hAnsi="Aptos"/>
          <w:sz w:val="32"/>
          <w:szCs w:val="32"/>
        </w:rPr>
        <w:t>Explanation :</w:t>
      </w:r>
    </w:p>
    <w:p w14:paraId="244A05B4"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1</w:t>
      </w:r>
      <w:r>
        <w:rPr>
          <w:rFonts w:ascii="Aptos" w:hAnsi="Aptos"/>
          <w:sz w:val="32"/>
          <w:szCs w:val="32"/>
        </w:rPr>
        <w:t>.</w:t>
      </w:r>
      <w:r w:rsidRPr="000142BE">
        <w:rPr>
          <w:rFonts w:ascii="Aptos" w:hAnsi="Aptos"/>
          <w:sz w:val="32"/>
          <w:szCs w:val="32"/>
        </w:rPr>
        <w:t>flex-direction: column = is used to change the orientation of your layout from a horizontal row to a vertical column.</w:t>
      </w:r>
    </w:p>
    <w:p w14:paraId="46C980CA"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2.display: flex = It is used to easily align the items and distribute space within the container.</w:t>
      </w:r>
    </w:p>
    <w:p w14:paraId="3B5E9A47"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3.Align-items:centre = It is used to horizontally center the content because of the flex direction.</w:t>
      </w:r>
    </w:p>
    <w:p w14:paraId="375167EA"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4.&lt;div&gt; = A &lt;div&gt; is an invisible container used to group HTML elements together so you can style them with CSS.</w:t>
      </w:r>
    </w:p>
    <w:p w14:paraId="490C58D8"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5.</w:t>
      </w:r>
      <w:r w:rsidRPr="000142BE">
        <w:rPr>
          <w:rFonts w:ascii="Aptos" w:hAnsi="Aptos"/>
          <w:sz w:val="32"/>
          <w:szCs w:val="32"/>
        </w:rPr>
        <w:tab/>
        <w:t>@keyframes = a keyframe tells the computer exactly how an element should look at a specific point in time.</w:t>
      </w:r>
    </w:p>
    <w:p w14:paraId="79B93254"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t>6.</w:t>
      </w:r>
      <w:r w:rsidRPr="000142BE">
        <w:rPr>
          <w:rFonts w:ascii="Aptos" w:hAnsi="Aptos"/>
          <w:sz w:val="32"/>
          <w:szCs w:val="32"/>
        </w:rPr>
        <w:tab/>
        <w:t>Animation = Animation is shorthand property for name , duration , timing function , delay , iteration count , direction , fill mode , play state.</w:t>
      </w:r>
    </w:p>
    <w:p w14:paraId="50CCB4E1" w14:textId="77777777" w:rsidR="00137EC9" w:rsidRPr="000142BE" w:rsidRDefault="00137EC9" w:rsidP="00137EC9">
      <w:pPr>
        <w:tabs>
          <w:tab w:val="left" w:pos="1068"/>
        </w:tabs>
        <w:rPr>
          <w:rFonts w:ascii="Aptos" w:hAnsi="Aptos"/>
          <w:sz w:val="32"/>
          <w:szCs w:val="32"/>
        </w:rPr>
      </w:pPr>
      <w:r w:rsidRPr="000142BE">
        <w:rPr>
          <w:rFonts w:ascii="Aptos" w:hAnsi="Aptos"/>
          <w:sz w:val="32"/>
          <w:szCs w:val="32"/>
        </w:rPr>
        <w:lastRenderedPageBreak/>
        <w:t>7.</w:t>
      </w:r>
      <w:r w:rsidRPr="000142BE">
        <w:rPr>
          <w:rFonts w:ascii="Aptos" w:hAnsi="Aptos"/>
          <w:sz w:val="32"/>
          <w:szCs w:val="32"/>
        </w:rPr>
        <w:tab/>
        <w:t>We denote percentages to tell at a particular time which work should be happen.</w:t>
      </w:r>
    </w:p>
    <w:p w14:paraId="5843F906" w14:textId="7E1E06FB" w:rsidR="00137EC9" w:rsidRDefault="00137EC9" w:rsidP="00137EC9">
      <w:pPr>
        <w:tabs>
          <w:tab w:val="left" w:pos="1068"/>
        </w:tabs>
        <w:rPr>
          <w:rFonts w:ascii="Aptos" w:hAnsi="Aptos"/>
          <w:sz w:val="32"/>
          <w:szCs w:val="32"/>
        </w:rPr>
      </w:pPr>
      <w:r w:rsidRPr="000142BE">
        <w:rPr>
          <w:rFonts w:ascii="Aptos" w:hAnsi="Aptos"/>
          <w:sz w:val="32"/>
          <w:szCs w:val="32"/>
        </w:rPr>
        <w:t>The transform: translateY(___px); property is a CSS tool used to move an element vertically along the Y-axis</w:t>
      </w:r>
      <w:r w:rsidR="00526AF1">
        <w:rPr>
          <w:rFonts w:ascii="Aptos" w:hAnsi="Aptos"/>
          <w:sz w:val="32"/>
          <w:szCs w:val="32"/>
        </w:rPr>
        <w:t>.</w:t>
      </w:r>
    </w:p>
    <w:p w14:paraId="5C3CC16A" w14:textId="226C49B7" w:rsidR="00526AF1" w:rsidRDefault="00526AF1" w:rsidP="00137EC9">
      <w:pPr>
        <w:tabs>
          <w:tab w:val="left" w:pos="1068"/>
        </w:tabs>
        <w:rPr>
          <w:rFonts w:ascii="Aptos" w:hAnsi="Aptos"/>
          <w:sz w:val="32"/>
          <w:szCs w:val="32"/>
        </w:rPr>
      </w:pPr>
      <w:r>
        <w:rPr>
          <w:rFonts w:ascii="Aptos" w:hAnsi="Aptos"/>
          <w:sz w:val="32"/>
          <w:szCs w:val="32"/>
        </w:rPr>
        <w:t xml:space="preserve">    </w:t>
      </w:r>
    </w:p>
    <w:p w14:paraId="60D9C39D" w14:textId="22646752" w:rsidR="00526AF1" w:rsidRPr="005A0A88" w:rsidRDefault="00526AF1" w:rsidP="00137EC9">
      <w:pPr>
        <w:tabs>
          <w:tab w:val="left" w:pos="1068"/>
        </w:tabs>
        <w:rPr>
          <w:rFonts w:ascii="Aptos" w:hAnsi="Aptos"/>
          <w:b/>
          <w:bCs/>
          <w:sz w:val="32"/>
          <w:szCs w:val="32"/>
          <w:u w:val="single"/>
        </w:rPr>
      </w:pPr>
      <w:r>
        <w:rPr>
          <w:rFonts w:ascii="Aptos" w:hAnsi="Aptos"/>
          <w:sz w:val="32"/>
          <w:szCs w:val="32"/>
        </w:rPr>
        <w:t xml:space="preserve">                                                                 </w:t>
      </w:r>
      <w:r w:rsidRPr="005A0A88">
        <w:rPr>
          <w:rFonts w:ascii="Aptos" w:hAnsi="Aptos"/>
          <w:b/>
          <w:bCs/>
          <w:sz w:val="32"/>
          <w:szCs w:val="32"/>
          <w:u w:val="single"/>
        </w:rPr>
        <w:t>WEEK-9</w:t>
      </w:r>
    </w:p>
    <w:p w14:paraId="27671306" w14:textId="579BB5EF" w:rsidR="00526AF1" w:rsidRPr="005A0A88" w:rsidRDefault="005A0A88" w:rsidP="00137EC9">
      <w:pPr>
        <w:tabs>
          <w:tab w:val="left" w:pos="1068"/>
        </w:tabs>
        <w:rPr>
          <w:rFonts w:ascii="Times New Roman" w:hAnsi="Times New Roman" w:cs="Times New Roman"/>
          <w:sz w:val="48"/>
          <w:szCs w:val="48"/>
        </w:rPr>
      </w:pPr>
      <w:r w:rsidRPr="005A0A88">
        <w:rPr>
          <w:rFonts w:ascii="Times New Roman" w:hAnsi="Times New Roman" w:cs="Times New Roman"/>
          <w:sz w:val="32"/>
          <w:szCs w:val="32"/>
        </w:rPr>
        <w:t>9.A)Aim: Week 9:Create a webpage using html,css,js based on the give conditions, create a button for each program , based on the button, clicked the corresponding program has to be executed and should display the logics for each button includes finding an even or odd number , prime or not , factorial of a number , Armstrong or not use appropriate design to display the output</w:t>
      </w:r>
      <w:r w:rsidRPr="005A0A88">
        <w:rPr>
          <w:rFonts w:ascii="Times New Roman" w:hAnsi="Times New Roman" w:cs="Times New Roman"/>
          <w:sz w:val="48"/>
          <w:szCs w:val="48"/>
        </w:rPr>
        <w:t>.</w:t>
      </w:r>
    </w:p>
    <w:p w14:paraId="7D6270E4" w14:textId="366F7454" w:rsidR="005A0A88" w:rsidRDefault="005A0A88" w:rsidP="00137EC9">
      <w:pPr>
        <w:tabs>
          <w:tab w:val="left" w:pos="1068"/>
        </w:tabs>
        <w:rPr>
          <w:rFonts w:ascii="Times New Roman" w:hAnsi="Times New Roman" w:cs="Times New Roman"/>
          <w:sz w:val="32"/>
          <w:szCs w:val="32"/>
        </w:rPr>
      </w:pPr>
      <w:r w:rsidRPr="005A0A88">
        <w:rPr>
          <w:rFonts w:ascii="Times New Roman" w:hAnsi="Times New Roman" w:cs="Times New Roman"/>
          <w:sz w:val="32"/>
          <w:szCs w:val="32"/>
        </w:rPr>
        <w:t>CODE:</w:t>
      </w:r>
    </w:p>
    <w:p w14:paraId="2FA6505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!DOCTYPE html&gt; </w:t>
      </w:r>
    </w:p>
    <w:p w14:paraId="1A64C2E5"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html</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269581E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head</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50A4D23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title</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value check</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title</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5E22096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style</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D4D4D4"/>
          <w:kern w:val="0"/>
          <w:sz w:val="21"/>
          <w:szCs w:val="21"/>
          <w:lang w:eastAsia="en-IN"/>
          <w14:ligatures w14:val="none"/>
        </w:rPr>
        <w:t xml:space="preserve"> </w:t>
      </w:r>
    </w:p>
    <w:p w14:paraId="5AD0C5A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body</w:t>
      </w:r>
      <w:r w:rsidRPr="005A0A88">
        <w:rPr>
          <w:rFonts w:ascii="Consolas" w:eastAsia="Times New Roman" w:hAnsi="Consolas" w:cs="Times New Roman"/>
          <w:color w:val="D4D4D4"/>
          <w:kern w:val="0"/>
          <w:sz w:val="21"/>
          <w:szCs w:val="21"/>
          <w:lang w:eastAsia="en-IN"/>
          <w14:ligatures w14:val="none"/>
        </w:rPr>
        <w:t xml:space="preserve"> { </w:t>
      </w:r>
    </w:p>
    <w:p w14:paraId="163BB22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margin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D4D4D4"/>
          <w:kern w:val="0"/>
          <w:sz w:val="21"/>
          <w:szCs w:val="21"/>
          <w:lang w:eastAsia="en-IN"/>
          <w14:ligatures w14:val="none"/>
        </w:rPr>
        <w:t xml:space="preserve">; </w:t>
      </w:r>
    </w:p>
    <w:p w14:paraId="0B2F0A4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font-family</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'Times New Roman'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Times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serif</w:t>
      </w:r>
      <w:r w:rsidRPr="005A0A88">
        <w:rPr>
          <w:rFonts w:ascii="Consolas" w:eastAsia="Times New Roman" w:hAnsi="Consolas" w:cs="Times New Roman"/>
          <w:color w:val="D4D4D4"/>
          <w:kern w:val="0"/>
          <w:sz w:val="21"/>
          <w:szCs w:val="21"/>
          <w:lang w:eastAsia="en-IN"/>
          <w14:ligatures w14:val="none"/>
        </w:rPr>
        <w:t xml:space="preserve">; </w:t>
      </w:r>
    </w:p>
    <w:p w14:paraId="26AA9D9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background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#27363d</w:t>
      </w:r>
      <w:r w:rsidRPr="005A0A88">
        <w:rPr>
          <w:rFonts w:ascii="Consolas" w:eastAsia="Times New Roman" w:hAnsi="Consolas" w:cs="Times New Roman"/>
          <w:color w:val="D4D4D4"/>
          <w:kern w:val="0"/>
          <w:sz w:val="21"/>
          <w:szCs w:val="21"/>
          <w:lang w:eastAsia="en-IN"/>
          <w14:ligatures w14:val="none"/>
        </w:rPr>
        <w:t xml:space="preserve">; </w:t>
      </w:r>
    </w:p>
    <w:p w14:paraId="7A6C622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display</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flex</w:t>
      </w:r>
      <w:r w:rsidRPr="005A0A88">
        <w:rPr>
          <w:rFonts w:ascii="Consolas" w:eastAsia="Times New Roman" w:hAnsi="Consolas" w:cs="Times New Roman"/>
          <w:color w:val="D4D4D4"/>
          <w:kern w:val="0"/>
          <w:sz w:val="21"/>
          <w:szCs w:val="21"/>
          <w:lang w:eastAsia="en-IN"/>
          <w14:ligatures w14:val="none"/>
        </w:rPr>
        <w:t xml:space="preserve">; </w:t>
      </w:r>
    </w:p>
    <w:p w14:paraId="2AFD4F4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justify-content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center</w:t>
      </w:r>
      <w:r w:rsidRPr="005A0A88">
        <w:rPr>
          <w:rFonts w:ascii="Consolas" w:eastAsia="Times New Roman" w:hAnsi="Consolas" w:cs="Times New Roman"/>
          <w:color w:val="D4D4D4"/>
          <w:kern w:val="0"/>
          <w:sz w:val="21"/>
          <w:szCs w:val="21"/>
          <w:lang w:eastAsia="en-IN"/>
          <w14:ligatures w14:val="none"/>
        </w:rPr>
        <w:t xml:space="preserve">; </w:t>
      </w:r>
    </w:p>
    <w:p w14:paraId="52D70EC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align-items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center</w:t>
      </w:r>
      <w:r w:rsidRPr="005A0A88">
        <w:rPr>
          <w:rFonts w:ascii="Consolas" w:eastAsia="Times New Roman" w:hAnsi="Consolas" w:cs="Times New Roman"/>
          <w:color w:val="D4D4D4"/>
          <w:kern w:val="0"/>
          <w:sz w:val="21"/>
          <w:szCs w:val="21"/>
          <w:lang w:eastAsia="en-IN"/>
          <w14:ligatures w14:val="none"/>
        </w:rPr>
        <w:t xml:space="preserve">; </w:t>
      </w:r>
    </w:p>
    <w:p w14:paraId="1F5E42F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min-height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80vh</w:t>
      </w:r>
      <w:r w:rsidRPr="005A0A88">
        <w:rPr>
          <w:rFonts w:ascii="Consolas" w:eastAsia="Times New Roman" w:hAnsi="Consolas" w:cs="Times New Roman"/>
          <w:color w:val="D4D4D4"/>
          <w:kern w:val="0"/>
          <w:sz w:val="21"/>
          <w:szCs w:val="21"/>
          <w:lang w:eastAsia="en-IN"/>
          <w14:ligatures w14:val="none"/>
        </w:rPr>
        <w:t xml:space="preserve">; </w:t>
      </w:r>
    </w:p>
    <w:p w14:paraId="7E3C5F7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6D28231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.container</w:t>
      </w:r>
      <w:r w:rsidRPr="005A0A88">
        <w:rPr>
          <w:rFonts w:ascii="Consolas" w:eastAsia="Times New Roman" w:hAnsi="Consolas" w:cs="Times New Roman"/>
          <w:color w:val="D4D4D4"/>
          <w:kern w:val="0"/>
          <w:sz w:val="21"/>
          <w:szCs w:val="21"/>
          <w:lang w:eastAsia="en-IN"/>
          <w14:ligatures w14:val="none"/>
        </w:rPr>
        <w:t xml:space="preserve"> { </w:t>
      </w:r>
    </w:p>
    <w:p w14:paraId="37D7EE2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background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white</w:t>
      </w:r>
      <w:r w:rsidRPr="005A0A88">
        <w:rPr>
          <w:rFonts w:ascii="Consolas" w:eastAsia="Times New Roman" w:hAnsi="Consolas" w:cs="Times New Roman"/>
          <w:color w:val="D4D4D4"/>
          <w:kern w:val="0"/>
          <w:sz w:val="21"/>
          <w:szCs w:val="21"/>
          <w:lang w:eastAsia="en-IN"/>
          <w14:ligatures w14:val="none"/>
        </w:rPr>
        <w:t xml:space="preserve">; </w:t>
      </w:r>
    </w:p>
    <w:p w14:paraId="71D8D15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border-radius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14px</w:t>
      </w:r>
      <w:r w:rsidRPr="005A0A88">
        <w:rPr>
          <w:rFonts w:ascii="Consolas" w:eastAsia="Times New Roman" w:hAnsi="Consolas" w:cs="Times New Roman"/>
          <w:color w:val="D4D4D4"/>
          <w:kern w:val="0"/>
          <w:sz w:val="21"/>
          <w:szCs w:val="21"/>
          <w:lang w:eastAsia="en-IN"/>
          <w14:ligatures w14:val="none"/>
        </w:rPr>
        <w:t xml:space="preserve">; </w:t>
      </w:r>
    </w:p>
    <w:p w14:paraId="25E4022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box-shadow</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4px</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20px</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CDCAA"/>
          <w:kern w:val="0"/>
          <w:sz w:val="21"/>
          <w:szCs w:val="21"/>
          <w:lang w:eastAsia="en-IN"/>
          <w14:ligatures w14:val="none"/>
        </w:rPr>
        <w:t>rgba</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B5CEA8"/>
          <w:kern w:val="0"/>
          <w:sz w:val="21"/>
          <w:szCs w:val="21"/>
          <w:lang w:eastAsia="en-IN"/>
          <w14:ligatures w14:val="none"/>
        </w:rPr>
        <w:t>52</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37</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37</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0.3</w:t>
      </w:r>
      <w:r w:rsidRPr="005A0A88">
        <w:rPr>
          <w:rFonts w:ascii="Consolas" w:eastAsia="Times New Roman" w:hAnsi="Consolas" w:cs="Times New Roman"/>
          <w:color w:val="D4D4D4"/>
          <w:kern w:val="0"/>
          <w:sz w:val="21"/>
          <w:szCs w:val="21"/>
          <w:lang w:eastAsia="en-IN"/>
          <w14:ligatures w14:val="none"/>
        </w:rPr>
        <w:t xml:space="preserve">); </w:t>
      </w:r>
    </w:p>
    <w:p w14:paraId="3732417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padding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50px</w:t>
      </w:r>
      <w:r w:rsidRPr="005A0A88">
        <w:rPr>
          <w:rFonts w:ascii="Consolas" w:eastAsia="Times New Roman" w:hAnsi="Consolas" w:cs="Times New Roman"/>
          <w:color w:val="D4D4D4"/>
          <w:kern w:val="0"/>
          <w:sz w:val="21"/>
          <w:szCs w:val="21"/>
          <w:lang w:eastAsia="en-IN"/>
          <w14:ligatures w14:val="none"/>
        </w:rPr>
        <w:t xml:space="preserve">; </w:t>
      </w:r>
    </w:p>
    <w:p w14:paraId="1E075DA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width</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380px</w:t>
      </w:r>
      <w:r w:rsidRPr="005A0A88">
        <w:rPr>
          <w:rFonts w:ascii="Consolas" w:eastAsia="Times New Roman" w:hAnsi="Consolas" w:cs="Times New Roman"/>
          <w:color w:val="D4D4D4"/>
          <w:kern w:val="0"/>
          <w:sz w:val="21"/>
          <w:szCs w:val="21"/>
          <w:lang w:eastAsia="en-IN"/>
          <w14:ligatures w14:val="none"/>
        </w:rPr>
        <w:t xml:space="preserve">; </w:t>
      </w:r>
    </w:p>
    <w:p w14:paraId="1B9FE80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text-align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center</w:t>
      </w:r>
      <w:r w:rsidRPr="005A0A88">
        <w:rPr>
          <w:rFonts w:ascii="Consolas" w:eastAsia="Times New Roman" w:hAnsi="Consolas" w:cs="Times New Roman"/>
          <w:color w:val="D4D4D4"/>
          <w:kern w:val="0"/>
          <w:sz w:val="21"/>
          <w:szCs w:val="21"/>
          <w:lang w:eastAsia="en-IN"/>
          <w14:ligatures w14:val="none"/>
        </w:rPr>
        <w:t xml:space="preserve">; </w:t>
      </w:r>
    </w:p>
    <w:p w14:paraId="6095BFD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6BEC9C4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h2</w:t>
      </w:r>
      <w:r w:rsidRPr="005A0A88">
        <w:rPr>
          <w:rFonts w:ascii="Consolas" w:eastAsia="Times New Roman" w:hAnsi="Consolas" w:cs="Times New Roman"/>
          <w:color w:val="D4D4D4"/>
          <w:kern w:val="0"/>
          <w:sz w:val="21"/>
          <w:szCs w:val="21"/>
          <w:lang w:eastAsia="en-IN"/>
          <w14:ligatures w14:val="none"/>
        </w:rPr>
        <w:t xml:space="preserve"> { </w:t>
      </w:r>
    </w:p>
    <w:p w14:paraId="6F332F9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margin-bottom</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20px</w:t>
      </w:r>
      <w:r w:rsidRPr="005A0A88">
        <w:rPr>
          <w:rFonts w:ascii="Consolas" w:eastAsia="Times New Roman" w:hAnsi="Consolas" w:cs="Times New Roman"/>
          <w:color w:val="D4D4D4"/>
          <w:kern w:val="0"/>
          <w:sz w:val="21"/>
          <w:szCs w:val="21"/>
          <w:lang w:eastAsia="en-IN"/>
          <w14:ligatures w14:val="none"/>
        </w:rPr>
        <w:t xml:space="preserve">; </w:t>
      </w:r>
    </w:p>
    <w:p w14:paraId="19B5CD3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color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#333</w:t>
      </w:r>
      <w:r w:rsidRPr="005A0A88">
        <w:rPr>
          <w:rFonts w:ascii="Consolas" w:eastAsia="Times New Roman" w:hAnsi="Consolas" w:cs="Times New Roman"/>
          <w:color w:val="D4D4D4"/>
          <w:kern w:val="0"/>
          <w:sz w:val="21"/>
          <w:szCs w:val="21"/>
          <w:lang w:eastAsia="en-IN"/>
          <w14:ligatures w14:val="none"/>
        </w:rPr>
        <w:t xml:space="preserve">; </w:t>
      </w:r>
    </w:p>
    <w:p w14:paraId="6E8F49B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0A0CDAC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input</w:t>
      </w:r>
      <w:r w:rsidRPr="005A0A88">
        <w:rPr>
          <w:rFonts w:ascii="Consolas" w:eastAsia="Times New Roman" w:hAnsi="Consolas" w:cs="Times New Roman"/>
          <w:color w:val="D4D4D4"/>
          <w:kern w:val="0"/>
          <w:sz w:val="21"/>
          <w:szCs w:val="21"/>
          <w:lang w:eastAsia="en-IN"/>
          <w14:ligatures w14:val="none"/>
        </w:rPr>
        <w:t xml:space="preserve"> { </w:t>
      </w:r>
    </w:p>
    <w:p w14:paraId="2A32261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width</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100%</w:t>
      </w:r>
      <w:r w:rsidRPr="005A0A88">
        <w:rPr>
          <w:rFonts w:ascii="Consolas" w:eastAsia="Times New Roman" w:hAnsi="Consolas" w:cs="Times New Roman"/>
          <w:color w:val="D4D4D4"/>
          <w:kern w:val="0"/>
          <w:sz w:val="21"/>
          <w:szCs w:val="21"/>
          <w:lang w:eastAsia="en-IN"/>
          <w14:ligatures w14:val="none"/>
        </w:rPr>
        <w:t xml:space="preserve">; </w:t>
      </w:r>
    </w:p>
    <w:p w14:paraId="60EB13D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padding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10px</w:t>
      </w:r>
      <w:r w:rsidRPr="005A0A88">
        <w:rPr>
          <w:rFonts w:ascii="Consolas" w:eastAsia="Times New Roman" w:hAnsi="Consolas" w:cs="Times New Roman"/>
          <w:color w:val="D4D4D4"/>
          <w:kern w:val="0"/>
          <w:sz w:val="21"/>
          <w:szCs w:val="21"/>
          <w:lang w:eastAsia="en-IN"/>
          <w14:ligatures w14:val="none"/>
        </w:rPr>
        <w:t xml:space="preserve">; </w:t>
      </w:r>
    </w:p>
    <w:p w14:paraId="3566269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lastRenderedPageBreak/>
        <w:t xml:space="preserve">        </w:t>
      </w:r>
      <w:r w:rsidRPr="005A0A88">
        <w:rPr>
          <w:rFonts w:ascii="Consolas" w:eastAsia="Times New Roman" w:hAnsi="Consolas" w:cs="Times New Roman"/>
          <w:color w:val="9CDCFE"/>
          <w:kern w:val="0"/>
          <w:sz w:val="21"/>
          <w:szCs w:val="21"/>
          <w:lang w:eastAsia="en-IN"/>
          <w14:ligatures w14:val="none"/>
        </w:rPr>
        <w:t>font-size</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16px</w:t>
      </w:r>
      <w:r w:rsidRPr="005A0A88">
        <w:rPr>
          <w:rFonts w:ascii="Consolas" w:eastAsia="Times New Roman" w:hAnsi="Consolas" w:cs="Times New Roman"/>
          <w:color w:val="D4D4D4"/>
          <w:kern w:val="0"/>
          <w:sz w:val="21"/>
          <w:szCs w:val="21"/>
          <w:lang w:eastAsia="en-IN"/>
          <w14:ligatures w14:val="none"/>
        </w:rPr>
        <w:t xml:space="preserve">; </w:t>
      </w:r>
    </w:p>
    <w:p w14:paraId="2AE3E4E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2px</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solid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#c4686814</w:t>
      </w:r>
      <w:r w:rsidRPr="005A0A88">
        <w:rPr>
          <w:rFonts w:ascii="Consolas" w:eastAsia="Times New Roman" w:hAnsi="Consolas" w:cs="Times New Roman"/>
          <w:color w:val="D4D4D4"/>
          <w:kern w:val="0"/>
          <w:sz w:val="21"/>
          <w:szCs w:val="21"/>
          <w:lang w:eastAsia="en-IN"/>
          <w14:ligatures w14:val="none"/>
        </w:rPr>
        <w:t xml:space="preserve">; </w:t>
      </w:r>
    </w:p>
    <w:p w14:paraId="03D1F8B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border-radius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8px</w:t>
      </w:r>
      <w:r w:rsidRPr="005A0A88">
        <w:rPr>
          <w:rFonts w:ascii="Consolas" w:eastAsia="Times New Roman" w:hAnsi="Consolas" w:cs="Times New Roman"/>
          <w:color w:val="D4D4D4"/>
          <w:kern w:val="0"/>
          <w:sz w:val="21"/>
          <w:szCs w:val="21"/>
          <w:lang w:eastAsia="en-IN"/>
          <w14:ligatures w14:val="none"/>
        </w:rPr>
        <w:t xml:space="preserve">; </w:t>
      </w:r>
    </w:p>
    <w:p w14:paraId="293E78A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margin-bottom</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20px</w:t>
      </w:r>
      <w:r w:rsidRPr="005A0A88">
        <w:rPr>
          <w:rFonts w:ascii="Consolas" w:eastAsia="Times New Roman" w:hAnsi="Consolas" w:cs="Times New Roman"/>
          <w:color w:val="D4D4D4"/>
          <w:kern w:val="0"/>
          <w:sz w:val="21"/>
          <w:szCs w:val="21"/>
          <w:lang w:eastAsia="en-IN"/>
          <w14:ligatures w14:val="none"/>
        </w:rPr>
        <w:t xml:space="preserve">; </w:t>
      </w:r>
    </w:p>
    <w:p w14:paraId="5CA7EDD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box-sizing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border-box</w:t>
      </w:r>
      <w:r w:rsidRPr="005A0A88">
        <w:rPr>
          <w:rFonts w:ascii="Consolas" w:eastAsia="Times New Roman" w:hAnsi="Consolas" w:cs="Times New Roman"/>
          <w:color w:val="D4D4D4"/>
          <w:kern w:val="0"/>
          <w:sz w:val="21"/>
          <w:szCs w:val="21"/>
          <w:lang w:eastAsia="en-IN"/>
          <w14:ligatures w14:val="none"/>
        </w:rPr>
        <w:t xml:space="preserve">; </w:t>
      </w:r>
    </w:p>
    <w:p w14:paraId="315C5A6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text-align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center</w:t>
      </w:r>
      <w:r w:rsidRPr="005A0A88">
        <w:rPr>
          <w:rFonts w:ascii="Consolas" w:eastAsia="Times New Roman" w:hAnsi="Consolas" w:cs="Times New Roman"/>
          <w:color w:val="D4D4D4"/>
          <w:kern w:val="0"/>
          <w:sz w:val="21"/>
          <w:szCs w:val="21"/>
          <w:lang w:eastAsia="en-IN"/>
          <w14:ligatures w14:val="none"/>
        </w:rPr>
        <w:t xml:space="preserve">; </w:t>
      </w:r>
    </w:p>
    <w:p w14:paraId="3F03E5B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w:t>
      </w:r>
    </w:p>
    <w:p w14:paraId="1390C3A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w:t>
      </w:r>
    </w:p>
    <w:p w14:paraId="33AF72A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w:t>
      </w:r>
    </w:p>
    <w:p w14:paraId="6CCF44D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w:t>
      </w:r>
    </w:p>
    <w:p w14:paraId="6690DED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5EC0FBB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input:focus</w:t>
      </w:r>
      <w:r w:rsidRPr="005A0A88">
        <w:rPr>
          <w:rFonts w:ascii="Consolas" w:eastAsia="Times New Roman" w:hAnsi="Consolas" w:cs="Times New Roman"/>
          <w:color w:val="D4D4D4"/>
          <w:kern w:val="0"/>
          <w:sz w:val="21"/>
          <w:szCs w:val="21"/>
          <w:lang w:eastAsia="en-IN"/>
          <w14:ligatures w14:val="none"/>
        </w:rPr>
        <w:t xml:space="preserve"> { </w:t>
      </w:r>
    </w:p>
    <w:p w14:paraId="2C85D57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outline</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none</w:t>
      </w:r>
      <w:r w:rsidRPr="005A0A88">
        <w:rPr>
          <w:rFonts w:ascii="Consolas" w:eastAsia="Times New Roman" w:hAnsi="Consolas" w:cs="Times New Roman"/>
          <w:color w:val="D4D4D4"/>
          <w:kern w:val="0"/>
          <w:sz w:val="21"/>
          <w:szCs w:val="21"/>
          <w:lang w:eastAsia="en-IN"/>
          <w14:ligatures w14:val="none"/>
        </w:rPr>
        <w:t xml:space="preserve">; </w:t>
      </w:r>
    </w:p>
    <w:p w14:paraId="255A968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border-color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#4a90e2</w:t>
      </w:r>
      <w:r w:rsidRPr="005A0A88">
        <w:rPr>
          <w:rFonts w:ascii="Consolas" w:eastAsia="Times New Roman" w:hAnsi="Consolas" w:cs="Times New Roman"/>
          <w:color w:val="D4D4D4"/>
          <w:kern w:val="0"/>
          <w:sz w:val="21"/>
          <w:szCs w:val="21"/>
          <w:lang w:eastAsia="en-IN"/>
          <w14:ligatures w14:val="none"/>
        </w:rPr>
        <w:t xml:space="preserve">; </w:t>
      </w:r>
    </w:p>
    <w:p w14:paraId="1F4DE5F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0A7C8A5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.buttons</w:t>
      </w:r>
      <w:r w:rsidRPr="005A0A88">
        <w:rPr>
          <w:rFonts w:ascii="Consolas" w:eastAsia="Times New Roman" w:hAnsi="Consolas" w:cs="Times New Roman"/>
          <w:color w:val="D4D4D4"/>
          <w:kern w:val="0"/>
          <w:sz w:val="21"/>
          <w:szCs w:val="21"/>
          <w:lang w:eastAsia="en-IN"/>
          <w14:ligatures w14:val="none"/>
        </w:rPr>
        <w:t xml:space="preserve"> { </w:t>
      </w:r>
    </w:p>
    <w:p w14:paraId="66D4731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display</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grid</w:t>
      </w:r>
      <w:r w:rsidRPr="005A0A88">
        <w:rPr>
          <w:rFonts w:ascii="Consolas" w:eastAsia="Times New Roman" w:hAnsi="Consolas" w:cs="Times New Roman"/>
          <w:color w:val="D4D4D4"/>
          <w:kern w:val="0"/>
          <w:sz w:val="21"/>
          <w:szCs w:val="21"/>
          <w:lang w:eastAsia="en-IN"/>
          <w14:ligatures w14:val="none"/>
        </w:rPr>
        <w:t xml:space="preserve">; </w:t>
      </w:r>
    </w:p>
    <w:p w14:paraId="7F4F1AE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grid-template-columns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1fr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1fr</w:t>
      </w:r>
      <w:r w:rsidRPr="005A0A88">
        <w:rPr>
          <w:rFonts w:ascii="Consolas" w:eastAsia="Times New Roman" w:hAnsi="Consolas" w:cs="Times New Roman"/>
          <w:color w:val="D4D4D4"/>
          <w:kern w:val="0"/>
          <w:sz w:val="21"/>
          <w:szCs w:val="21"/>
          <w:lang w:eastAsia="en-IN"/>
          <w14:ligatures w14:val="none"/>
        </w:rPr>
        <w:t xml:space="preserve">; </w:t>
      </w:r>
    </w:p>
    <w:p w14:paraId="18C7236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gap</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12px</w:t>
      </w:r>
      <w:r w:rsidRPr="005A0A88">
        <w:rPr>
          <w:rFonts w:ascii="Consolas" w:eastAsia="Times New Roman" w:hAnsi="Consolas" w:cs="Times New Roman"/>
          <w:color w:val="D4D4D4"/>
          <w:kern w:val="0"/>
          <w:sz w:val="21"/>
          <w:szCs w:val="21"/>
          <w:lang w:eastAsia="en-IN"/>
          <w14:ligatures w14:val="none"/>
        </w:rPr>
        <w:t xml:space="preserve">; </w:t>
      </w:r>
    </w:p>
    <w:p w14:paraId="2AA6BF7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margin-bottom</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24px</w:t>
      </w:r>
      <w:r w:rsidRPr="005A0A88">
        <w:rPr>
          <w:rFonts w:ascii="Consolas" w:eastAsia="Times New Roman" w:hAnsi="Consolas" w:cs="Times New Roman"/>
          <w:color w:val="D4D4D4"/>
          <w:kern w:val="0"/>
          <w:sz w:val="21"/>
          <w:szCs w:val="21"/>
          <w:lang w:eastAsia="en-IN"/>
          <w14:ligatures w14:val="none"/>
        </w:rPr>
        <w:t xml:space="preserve">; </w:t>
      </w:r>
    </w:p>
    <w:p w14:paraId="5A0C6B9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298913A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button</w:t>
      </w:r>
      <w:r w:rsidRPr="005A0A88">
        <w:rPr>
          <w:rFonts w:ascii="Consolas" w:eastAsia="Times New Roman" w:hAnsi="Consolas" w:cs="Times New Roman"/>
          <w:color w:val="D4D4D4"/>
          <w:kern w:val="0"/>
          <w:sz w:val="21"/>
          <w:szCs w:val="21"/>
          <w:lang w:eastAsia="en-IN"/>
          <w14:ligatures w14:val="none"/>
        </w:rPr>
        <w:t xml:space="preserve"> { </w:t>
      </w:r>
    </w:p>
    <w:p w14:paraId="0AC4525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padding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12px</w:t>
      </w:r>
      <w:r w:rsidRPr="005A0A88">
        <w:rPr>
          <w:rFonts w:ascii="Consolas" w:eastAsia="Times New Roman" w:hAnsi="Consolas" w:cs="Times New Roman"/>
          <w:color w:val="D4D4D4"/>
          <w:kern w:val="0"/>
          <w:sz w:val="21"/>
          <w:szCs w:val="21"/>
          <w:lang w:eastAsia="en-IN"/>
          <w14:ligatures w14:val="none"/>
        </w:rPr>
        <w:t xml:space="preserve">; </w:t>
      </w:r>
    </w:p>
    <w:p w14:paraId="2898084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font-size</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15px</w:t>
      </w:r>
      <w:r w:rsidRPr="005A0A88">
        <w:rPr>
          <w:rFonts w:ascii="Consolas" w:eastAsia="Times New Roman" w:hAnsi="Consolas" w:cs="Times New Roman"/>
          <w:color w:val="D4D4D4"/>
          <w:kern w:val="0"/>
          <w:sz w:val="21"/>
          <w:szCs w:val="21"/>
          <w:lang w:eastAsia="en-IN"/>
          <w14:ligatures w14:val="none"/>
        </w:rPr>
        <w:t xml:space="preserve">; </w:t>
      </w:r>
    </w:p>
    <w:p w14:paraId="6B81A35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none</w:t>
      </w:r>
      <w:r w:rsidRPr="005A0A88">
        <w:rPr>
          <w:rFonts w:ascii="Consolas" w:eastAsia="Times New Roman" w:hAnsi="Consolas" w:cs="Times New Roman"/>
          <w:color w:val="D4D4D4"/>
          <w:kern w:val="0"/>
          <w:sz w:val="21"/>
          <w:szCs w:val="21"/>
          <w:lang w:eastAsia="en-IN"/>
          <w14:ligatures w14:val="none"/>
        </w:rPr>
        <w:t xml:space="preserve">; </w:t>
      </w:r>
    </w:p>
    <w:p w14:paraId="676438D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border-radius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8px</w:t>
      </w:r>
      <w:r w:rsidRPr="005A0A88">
        <w:rPr>
          <w:rFonts w:ascii="Consolas" w:eastAsia="Times New Roman" w:hAnsi="Consolas" w:cs="Times New Roman"/>
          <w:color w:val="D4D4D4"/>
          <w:kern w:val="0"/>
          <w:sz w:val="21"/>
          <w:szCs w:val="21"/>
          <w:lang w:eastAsia="en-IN"/>
          <w14:ligatures w14:val="none"/>
        </w:rPr>
        <w:t xml:space="preserve">; </w:t>
      </w:r>
    </w:p>
    <w:p w14:paraId="0AE664A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cursor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pointer</w:t>
      </w:r>
      <w:r w:rsidRPr="005A0A88">
        <w:rPr>
          <w:rFonts w:ascii="Consolas" w:eastAsia="Times New Roman" w:hAnsi="Consolas" w:cs="Times New Roman"/>
          <w:color w:val="D4D4D4"/>
          <w:kern w:val="0"/>
          <w:sz w:val="21"/>
          <w:szCs w:val="21"/>
          <w:lang w:eastAsia="en-IN"/>
          <w14:ligatures w14:val="none"/>
        </w:rPr>
        <w:t xml:space="preserve">; </w:t>
      </w:r>
    </w:p>
    <w:p w14:paraId="43B049D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color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white</w:t>
      </w:r>
      <w:r w:rsidRPr="005A0A88">
        <w:rPr>
          <w:rFonts w:ascii="Consolas" w:eastAsia="Times New Roman" w:hAnsi="Consolas" w:cs="Times New Roman"/>
          <w:color w:val="D4D4D4"/>
          <w:kern w:val="0"/>
          <w:sz w:val="21"/>
          <w:szCs w:val="21"/>
          <w:lang w:eastAsia="en-IN"/>
          <w14:ligatures w14:val="none"/>
        </w:rPr>
        <w:t xml:space="preserve">; </w:t>
      </w:r>
    </w:p>
    <w:p w14:paraId="5D0E6C0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font-weight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bold</w:t>
      </w:r>
      <w:r w:rsidRPr="005A0A88">
        <w:rPr>
          <w:rFonts w:ascii="Consolas" w:eastAsia="Times New Roman" w:hAnsi="Consolas" w:cs="Times New Roman"/>
          <w:color w:val="D4D4D4"/>
          <w:kern w:val="0"/>
          <w:sz w:val="21"/>
          <w:szCs w:val="21"/>
          <w:lang w:eastAsia="en-IN"/>
          <w14:ligatures w14:val="none"/>
        </w:rPr>
        <w:t xml:space="preserve">; </w:t>
      </w:r>
    </w:p>
    <w:p w14:paraId="0D53A3C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background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#4a90e2</w:t>
      </w:r>
      <w:r w:rsidRPr="005A0A88">
        <w:rPr>
          <w:rFonts w:ascii="Consolas" w:eastAsia="Times New Roman" w:hAnsi="Consolas" w:cs="Times New Roman"/>
          <w:color w:val="D4D4D4"/>
          <w:kern w:val="0"/>
          <w:sz w:val="21"/>
          <w:szCs w:val="21"/>
          <w:lang w:eastAsia="en-IN"/>
          <w14:ligatures w14:val="none"/>
        </w:rPr>
        <w:t xml:space="preserve">; </w:t>
      </w:r>
    </w:p>
    <w:p w14:paraId="5CBF1BE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transition</w:t>
      </w:r>
      <w:r w:rsidRPr="005A0A88">
        <w:rPr>
          <w:rFonts w:ascii="Consolas" w:eastAsia="Times New Roman" w:hAnsi="Consolas" w:cs="Times New Roman"/>
          <w:color w:val="D4D4D4"/>
          <w:kern w:val="0"/>
          <w:sz w:val="21"/>
          <w:szCs w:val="21"/>
          <w:lang w:eastAsia="en-IN"/>
          <w14:ligatures w14:val="none"/>
        </w:rPr>
        <w:t xml:space="preserve">: opacity </w:t>
      </w:r>
      <w:r w:rsidRPr="005A0A88">
        <w:rPr>
          <w:rFonts w:ascii="Consolas" w:eastAsia="Times New Roman" w:hAnsi="Consolas" w:cs="Times New Roman"/>
          <w:color w:val="B5CEA8"/>
          <w:kern w:val="0"/>
          <w:sz w:val="21"/>
          <w:szCs w:val="21"/>
          <w:lang w:eastAsia="en-IN"/>
          <w14:ligatures w14:val="none"/>
        </w:rPr>
        <w:t>0.2s</w:t>
      </w:r>
      <w:r w:rsidRPr="005A0A88">
        <w:rPr>
          <w:rFonts w:ascii="Consolas" w:eastAsia="Times New Roman" w:hAnsi="Consolas" w:cs="Times New Roman"/>
          <w:color w:val="D4D4D4"/>
          <w:kern w:val="0"/>
          <w:sz w:val="21"/>
          <w:szCs w:val="21"/>
          <w:lang w:eastAsia="en-IN"/>
          <w14:ligatures w14:val="none"/>
        </w:rPr>
        <w:t xml:space="preserve">; </w:t>
      </w:r>
    </w:p>
    <w:p w14:paraId="2A9F3EF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3A4085B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button:hover</w:t>
      </w:r>
      <w:r w:rsidRPr="005A0A88">
        <w:rPr>
          <w:rFonts w:ascii="Consolas" w:eastAsia="Times New Roman" w:hAnsi="Consolas" w:cs="Times New Roman"/>
          <w:color w:val="D4D4D4"/>
          <w:kern w:val="0"/>
          <w:sz w:val="21"/>
          <w:szCs w:val="21"/>
          <w:lang w:eastAsia="en-IN"/>
          <w14:ligatures w14:val="none"/>
        </w:rPr>
        <w:t xml:space="preserve"> { </w:t>
      </w:r>
      <w:r w:rsidRPr="005A0A88">
        <w:rPr>
          <w:rFonts w:ascii="Consolas" w:eastAsia="Times New Roman" w:hAnsi="Consolas" w:cs="Times New Roman"/>
          <w:color w:val="9CDCFE"/>
          <w:kern w:val="0"/>
          <w:sz w:val="21"/>
          <w:szCs w:val="21"/>
          <w:lang w:eastAsia="en-IN"/>
          <w14:ligatures w14:val="none"/>
        </w:rPr>
        <w:t>opacity</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0.85</w:t>
      </w:r>
      <w:r w:rsidRPr="005A0A88">
        <w:rPr>
          <w:rFonts w:ascii="Consolas" w:eastAsia="Times New Roman" w:hAnsi="Consolas" w:cs="Times New Roman"/>
          <w:color w:val="D4D4D4"/>
          <w:kern w:val="0"/>
          <w:sz w:val="21"/>
          <w:szCs w:val="21"/>
          <w:lang w:eastAsia="en-IN"/>
          <w14:ligatures w14:val="none"/>
        </w:rPr>
        <w:t xml:space="preserve">; } </w:t>
      </w:r>
    </w:p>
    <w:p w14:paraId="5855B4F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7BA7D"/>
          <w:kern w:val="0"/>
          <w:sz w:val="21"/>
          <w:szCs w:val="21"/>
          <w:lang w:eastAsia="en-IN"/>
          <w14:ligatures w14:val="none"/>
        </w:rPr>
        <w:t>.output</w:t>
      </w:r>
      <w:r w:rsidRPr="005A0A88">
        <w:rPr>
          <w:rFonts w:ascii="Consolas" w:eastAsia="Times New Roman" w:hAnsi="Consolas" w:cs="Times New Roman"/>
          <w:color w:val="D4D4D4"/>
          <w:kern w:val="0"/>
          <w:sz w:val="21"/>
          <w:szCs w:val="21"/>
          <w:lang w:eastAsia="en-IN"/>
          <w14:ligatures w14:val="none"/>
        </w:rPr>
        <w:t xml:space="preserve"> { </w:t>
      </w:r>
    </w:p>
    <w:p w14:paraId="6B0C1D2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background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#f0f4f8</w:t>
      </w:r>
      <w:r w:rsidRPr="005A0A88">
        <w:rPr>
          <w:rFonts w:ascii="Consolas" w:eastAsia="Times New Roman" w:hAnsi="Consolas" w:cs="Times New Roman"/>
          <w:color w:val="D4D4D4"/>
          <w:kern w:val="0"/>
          <w:sz w:val="21"/>
          <w:szCs w:val="21"/>
          <w:lang w:eastAsia="en-IN"/>
          <w14:ligatures w14:val="none"/>
        </w:rPr>
        <w:t xml:space="preserve">; </w:t>
      </w:r>
    </w:p>
    <w:p w14:paraId="4AC74E9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w:t>
      </w:r>
    </w:p>
    <w:p w14:paraId="5B1DCBA5"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padding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20px</w:t>
      </w:r>
      <w:r w:rsidRPr="005A0A88">
        <w:rPr>
          <w:rFonts w:ascii="Consolas" w:eastAsia="Times New Roman" w:hAnsi="Consolas" w:cs="Times New Roman"/>
          <w:color w:val="D4D4D4"/>
          <w:kern w:val="0"/>
          <w:sz w:val="21"/>
          <w:szCs w:val="21"/>
          <w:lang w:eastAsia="en-IN"/>
          <w14:ligatures w14:val="none"/>
        </w:rPr>
        <w:t xml:space="preserve">; </w:t>
      </w:r>
    </w:p>
    <w:p w14:paraId="211A50E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border-radius</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8px</w:t>
      </w:r>
      <w:r w:rsidRPr="005A0A88">
        <w:rPr>
          <w:rFonts w:ascii="Consolas" w:eastAsia="Times New Roman" w:hAnsi="Consolas" w:cs="Times New Roman"/>
          <w:color w:val="D4D4D4"/>
          <w:kern w:val="0"/>
          <w:sz w:val="21"/>
          <w:szCs w:val="21"/>
          <w:lang w:eastAsia="en-IN"/>
          <w14:ligatures w14:val="none"/>
        </w:rPr>
        <w:t xml:space="preserve">; </w:t>
      </w:r>
    </w:p>
    <w:p w14:paraId="099EB79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min-height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60px</w:t>
      </w:r>
      <w:r w:rsidRPr="005A0A88">
        <w:rPr>
          <w:rFonts w:ascii="Consolas" w:eastAsia="Times New Roman" w:hAnsi="Consolas" w:cs="Times New Roman"/>
          <w:color w:val="D4D4D4"/>
          <w:kern w:val="0"/>
          <w:sz w:val="21"/>
          <w:szCs w:val="21"/>
          <w:lang w:eastAsia="en-IN"/>
          <w14:ligatures w14:val="none"/>
        </w:rPr>
        <w:t xml:space="preserve">; </w:t>
      </w:r>
    </w:p>
    <w:p w14:paraId="28F4DCA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color</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E9178"/>
          <w:kern w:val="0"/>
          <w:sz w:val="21"/>
          <w:szCs w:val="21"/>
          <w:lang w:eastAsia="en-IN"/>
          <w14:ligatures w14:val="none"/>
        </w:rPr>
        <w:t>#333</w:t>
      </w:r>
      <w:r w:rsidRPr="005A0A88">
        <w:rPr>
          <w:rFonts w:ascii="Consolas" w:eastAsia="Times New Roman" w:hAnsi="Consolas" w:cs="Times New Roman"/>
          <w:color w:val="D4D4D4"/>
          <w:kern w:val="0"/>
          <w:sz w:val="21"/>
          <w:szCs w:val="21"/>
          <w:lang w:eastAsia="en-IN"/>
          <w14:ligatures w14:val="none"/>
        </w:rPr>
        <w:t xml:space="preserve">; </w:t>
      </w:r>
    </w:p>
    <w:p w14:paraId="54C1447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font-size</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16px</w:t>
      </w:r>
      <w:r w:rsidRPr="005A0A88">
        <w:rPr>
          <w:rFonts w:ascii="Consolas" w:eastAsia="Times New Roman" w:hAnsi="Consolas" w:cs="Times New Roman"/>
          <w:color w:val="D4D4D4"/>
          <w:kern w:val="0"/>
          <w:sz w:val="21"/>
          <w:szCs w:val="21"/>
          <w:lang w:eastAsia="en-IN"/>
          <w14:ligatures w14:val="none"/>
        </w:rPr>
        <w:t xml:space="preserve">; </w:t>
      </w:r>
    </w:p>
    <w:p w14:paraId="156B53C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 </w:t>
      </w:r>
    </w:p>
    <w:p w14:paraId="5178EF8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style</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2788D9E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head</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481CCCB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body</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13E7234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w:t>
      </w:r>
    </w:p>
    <w:p w14:paraId="2540887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class</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"container"</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37BF65B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h2</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Logic Programs</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h2</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44ADF15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input</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type</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"number"</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id</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"numInput"</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placeholder</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"Enter a number"</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600FE0C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class</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"buttons"</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5C302F0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onclick</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checkEvenOdd</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Even / Odd</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3F880FF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onclick</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checkPrime</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Prime / Not</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61D9E91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lastRenderedPageBreak/>
        <w:t>   </w:t>
      </w:r>
    </w:p>
    <w:p w14:paraId="7FD13B6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w:t>
      </w:r>
    </w:p>
    <w:p w14:paraId="18E0C2E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w:t>
      </w:r>
    </w:p>
    <w:p w14:paraId="01A1BB5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w:t>
      </w:r>
    </w:p>
    <w:p w14:paraId="349D8F0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onclick</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calcFactorial</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Factorial</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1B854B9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onclick</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checkArmstrong</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Armstrong</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button</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63B11CA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1CA6325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class</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"output"</w:t>
      </w: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9CDCFE"/>
          <w:kern w:val="0"/>
          <w:sz w:val="21"/>
          <w:szCs w:val="21"/>
          <w:lang w:eastAsia="en-IN"/>
          <w14:ligatures w14:val="none"/>
        </w:rPr>
        <w:t>id</w:t>
      </w:r>
      <w:r w:rsidRPr="005A0A88">
        <w:rPr>
          <w:rFonts w:ascii="Consolas" w:eastAsia="Times New Roman" w:hAnsi="Consolas" w:cs="Times New Roman"/>
          <w:color w:val="BBBEBF"/>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"output"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Result will appear here</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2EE5FDC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div</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4845DB1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BBBEBF"/>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script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D4D4D4"/>
          <w:kern w:val="0"/>
          <w:sz w:val="21"/>
          <w:szCs w:val="21"/>
          <w:lang w:eastAsia="en-IN"/>
          <w14:ligatures w14:val="none"/>
        </w:rPr>
        <w:t xml:space="preserve"> </w:t>
      </w:r>
    </w:p>
    <w:p w14:paraId="3AF3D23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getInput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36D5147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val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document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getElementById</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'numInput'</w:t>
      </w:r>
      <w:r w:rsidRPr="005A0A88">
        <w:rPr>
          <w:rFonts w:ascii="Consolas" w:eastAsia="Times New Roman" w:hAnsi="Consolas" w:cs="Times New Roman"/>
          <w:color w:val="C9D1D9"/>
          <w:kern w:val="0"/>
          <w:sz w:val="21"/>
          <w:szCs w:val="21"/>
          <w:lang w:eastAsia="en-IN"/>
          <w14:ligatures w14:val="none"/>
        </w:rPr>
        <w:t>).value.</w:t>
      </w:r>
      <w:r w:rsidRPr="005A0A88">
        <w:rPr>
          <w:rFonts w:ascii="Consolas" w:eastAsia="Times New Roman" w:hAnsi="Consolas" w:cs="Times New Roman"/>
          <w:color w:val="D2A8FF"/>
          <w:kern w:val="0"/>
          <w:sz w:val="21"/>
          <w:szCs w:val="21"/>
          <w:lang w:eastAsia="en-IN"/>
          <w14:ligatures w14:val="none"/>
        </w:rPr>
        <w:t>trim</w:t>
      </w:r>
      <w:r w:rsidRPr="005A0A88">
        <w:rPr>
          <w:rFonts w:ascii="Consolas" w:eastAsia="Times New Roman" w:hAnsi="Consolas" w:cs="Times New Roman"/>
          <w:color w:val="C9D1D9"/>
          <w:kern w:val="0"/>
          <w:sz w:val="21"/>
          <w:szCs w:val="21"/>
          <w:lang w:eastAsia="en-IN"/>
          <w14:ligatures w14:val="none"/>
        </w:rPr>
        <w:t xml:space="preserve">(); </w:t>
      </w:r>
    </w:p>
    <w:p w14:paraId="277E52A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val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CDCAA"/>
          <w:kern w:val="0"/>
          <w:sz w:val="21"/>
          <w:szCs w:val="21"/>
          <w:lang w:eastAsia="en-IN"/>
          <w14:ligatures w14:val="none"/>
        </w:rPr>
        <w:t>isNaN</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val</w:t>
      </w:r>
      <w:r w:rsidRPr="005A0A88">
        <w:rPr>
          <w:rFonts w:ascii="Consolas" w:eastAsia="Times New Roman" w:hAnsi="Consolas" w:cs="Times New Roman"/>
          <w:color w:val="C9D1D9"/>
          <w:kern w:val="0"/>
          <w:sz w:val="21"/>
          <w:szCs w:val="21"/>
          <w:lang w:eastAsia="en-IN"/>
          <w14:ligatures w14:val="none"/>
        </w:rPr>
        <w:t xml:space="preserve">)) { </w:t>
      </w:r>
    </w:p>
    <w:p w14:paraId="3435801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document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getElementById</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textContent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'Please enter a valid number.'</w:t>
      </w:r>
      <w:r w:rsidRPr="005A0A88">
        <w:rPr>
          <w:rFonts w:ascii="Consolas" w:eastAsia="Times New Roman" w:hAnsi="Consolas" w:cs="Times New Roman"/>
          <w:color w:val="C9D1D9"/>
          <w:kern w:val="0"/>
          <w:sz w:val="21"/>
          <w:szCs w:val="21"/>
          <w:lang w:eastAsia="en-IN"/>
          <w14:ligatures w14:val="none"/>
        </w:rPr>
        <w:t>;</w:t>
      </w:r>
    </w:p>
    <w:p w14:paraId="0380181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569CD6"/>
          <w:kern w:val="0"/>
          <w:sz w:val="21"/>
          <w:szCs w:val="21"/>
          <w:lang w:eastAsia="en-IN"/>
          <w14:ligatures w14:val="none"/>
        </w:rPr>
        <w:t>null</w:t>
      </w:r>
      <w:r w:rsidRPr="005A0A88">
        <w:rPr>
          <w:rFonts w:ascii="Consolas" w:eastAsia="Times New Roman" w:hAnsi="Consolas" w:cs="Times New Roman"/>
          <w:color w:val="C9D1D9"/>
          <w:kern w:val="0"/>
          <w:sz w:val="21"/>
          <w:szCs w:val="21"/>
          <w:lang w:eastAsia="en-IN"/>
          <w14:ligatures w14:val="none"/>
        </w:rPr>
        <w:t xml:space="preserve">; </w:t>
      </w:r>
    </w:p>
    <w:p w14:paraId="642948D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 </w:t>
      </w:r>
    </w:p>
    <w:p w14:paraId="1EDBCD6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CDCAA"/>
          <w:kern w:val="0"/>
          <w:sz w:val="21"/>
          <w:szCs w:val="21"/>
          <w:lang w:eastAsia="en-IN"/>
          <w14:ligatures w14:val="none"/>
        </w:rPr>
        <w:t>parseInt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val</w:t>
      </w:r>
      <w:r w:rsidRPr="005A0A88">
        <w:rPr>
          <w:rFonts w:ascii="Consolas" w:eastAsia="Times New Roman" w:hAnsi="Consolas" w:cs="Times New Roman"/>
          <w:color w:val="C9D1D9"/>
          <w:kern w:val="0"/>
          <w:sz w:val="21"/>
          <w:szCs w:val="21"/>
          <w:lang w:eastAsia="en-IN"/>
          <w14:ligatures w14:val="none"/>
        </w:rPr>
        <w:t xml:space="preserve">); </w:t>
      </w:r>
    </w:p>
    <w:p w14:paraId="7162A5F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70865A4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FFA657"/>
          <w:kern w:val="0"/>
          <w:sz w:val="21"/>
          <w:szCs w:val="21"/>
          <w:lang w:eastAsia="en-IN"/>
          <w14:ligatures w14:val="none"/>
        </w:rPr>
        <w:t>text</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6D43778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document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getElementById</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textContent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A657"/>
          <w:kern w:val="0"/>
          <w:sz w:val="21"/>
          <w:szCs w:val="21"/>
          <w:lang w:eastAsia="en-IN"/>
          <w14:ligatures w14:val="none"/>
        </w:rPr>
        <w:t>text</w:t>
      </w:r>
      <w:r w:rsidRPr="005A0A88">
        <w:rPr>
          <w:rFonts w:ascii="Consolas" w:eastAsia="Times New Roman" w:hAnsi="Consolas" w:cs="Times New Roman"/>
          <w:color w:val="C9D1D9"/>
          <w:kern w:val="0"/>
          <w:sz w:val="21"/>
          <w:szCs w:val="21"/>
          <w:lang w:eastAsia="en-IN"/>
          <w14:ligatures w14:val="none"/>
        </w:rPr>
        <w:t xml:space="preserve">; </w:t>
      </w:r>
    </w:p>
    <w:p w14:paraId="504CF5AB"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33797E8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checkEvenOdd</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56F8FAD5"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getInput</w:t>
      </w:r>
      <w:r w:rsidRPr="005A0A88">
        <w:rPr>
          <w:rFonts w:ascii="Consolas" w:eastAsia="Times New Roman" w:hAnsi="Consolas" w:cs="Times New Roman"/>
          <w:color w:val="C9D1D9"/>
          <w:kern w:val="0"/>
          <w:sz w:val="21"/>
          <w:szCs w:val="21"/>
          <w:lang w:eastAsia="en-IN"/>
          <w14:ligatures w14:val="none"/>
        </w:rPr>
        <w:t xml:space="preserve">(); </w:t>
      </w:r>
    </w:p>
    <w:p w14:paraId="28BB90C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569CD6"/>
          <w:kern w:val="0"/>
          <w:sz w:val="21"/>
          <w:szCs w:val="21"/>
          <w:lang w:eastAsia="en-IN"/>
          <w14:ligatures w14:val="none"/>
        </w:rPr>
        <w:t>null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p>
    <w:p w14:paraId="3EADDC2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'Even'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'Odd'</w:t>
      </w:r>
      <w:r w:rsidRPr="005A0A88">
        <w:rPr>
          <w:rFonts w:ascii="Consolas" w:eastAsia="Times New Roman" w:hAnsi="Consolas" w:cs="Times New Roman"/>
          <w:color w:val="C9D1D9"/>
          <w:kern w:val="0"/>
          <w:sz w:val="21"/>
          <w:szCs w:val="21"/>
          <w:lang w:eastAsia="en-IN"/>
          <w14:ligatures w14:val="none"/>
        </w:rPr>
        <w:t xml:space="preserve">)); </w:t>
      </w:r>
    </w:p>
    <w:p w14:paraId="2EE30D3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577FFE4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checkPrime</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6449F1A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getInput</w:t>
      </w:r>
      <w:r w:rsidRPr="005A0A88">
        <w:rPr>
          <w:rFonts w:ascii="Consolas" w:eastAsia="Times New Roman" w:hAnsi="Consolas" w:cs="Times New Roman"/>
          <w:color w:val="C9D1D9"/>
          <w:kern w:val="0"/>
          <w:sz w:val="21"/>
          <w:szCs w:val="21"/>
          <w:lang w:eastAsia="en-IN"/>
          <w14:ligatures w14:val="none"/>
        </w:rPr>
        <w:t xml:space="preserve">(); </w:t>
      </w:r>
    </w:p>
    <w:p w14:paraId="03C999E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569CD6"/>
          <w:kern w:val="0"/>
          <w:sz w:val="21"/>
          <w:szCs w:val="21"/>
          <w:lang w:eastAsia="en-IN"/>
          <w14:ligatures w14:val="none"/>
        </w:rPr>
        <w:t>null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p>
    <w:p w14:paraId="6821BF6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&lt;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w:t>
      </w:r>
      <w:r w:rsidRPr="005A0A88">
        <w:rPr>
          <w:rFonts w:ascii="Consolas" w:eastAsia="Times New Roman" w:hAnsi="Consolas" w:cs="Times New Roman"/>
          <w:color w:val="C9D1D9"/>
          <w:kern w:val="0"/>
          <w:sz w:val="21"/>
          <w:szCs w:val="21"/>
          <w:lang w:eastAsia="en-IN"/>
          <w14:ligatures w14:val="none"/>
        </w:rPr>
        <w:t xml:space="preserve">) {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Not Prime'</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 </w:t>
      </w:r>
    </w:p>
    <w:p w14:paraId="71B9C59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for</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let</w:t>
      </w:r>
      <w:r w:rsidRPr="005A0A88">
        <w:rPr>
          <w:rFonts w:ascii="Consolas" w:eastAsia="Times New Roman" w:hAnsi="Consolas" w:cs="Times New Roman"/>
          <w:color w:val="C9D1D9"/>
          <w:kern w:val="0"/>
          <w:sz w:val="21"/>
          <w:szCs w:val="21"/>
          <w:lang w:eastAsia="en-IN"/>
          <w14:ligatures w14:val="none"/>
        </w:rPr>
        <w:t xml:space="preserve"> i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w:t>
      </w:r>
      <w:r w:rsidRPr="005A0A88">
        <w:rPr>
          <w:rFonts w:ascii="Consolas" w:eastAsia="Times New Roman" w:hAnsi="Consolas" w:cs="Times New Roman"/>
          <w:color w:val="C9D1D9"/>
          <w:kern w:val="0"/>
          <w:sz w:val="21"/>
          <w:szCs w:val="21"/>
          <w:lang w:eastAsia="en-IN"/>
          <w14:ligatures w14:val="none"/>
        </w:rPr>
        <w:t xml:space="preserve">; i </w:t>
      </w:r>
      <w:r w:rsidRPr="005A0A88">
        <w:rPr>
          <w:rFonts w:ascii="Consolas" w:eastAsia="Times New Roman" w:hAnsi="Consolas" w:cs="Times New Roman"/>
          <w:color w:val="D4D4D4"/>
          <w:kern w:val="0"/>
          <w:sz w:val="21"/>
          <w:szCs w:val="21"/>
          <w:lang w:eastAsia="en-IN"/>
          <w14:ligatures w14:val="none"/>
        </w:rPr>
        <w:t>&lt;=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Math</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sqrt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i</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 </w:t>
      </w:r>
    </w:p>
    <w:p w14:paraId="7EDEEC0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i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C9D1D9"/>
          <w:kern w:val="0"/>
          <w:sz w:val="21"/>
          <w:szCs w:val="21"/>
          <w:lang w:eastAsia="en-IN"/>
          <w14:ligatures w14:val="none"/>
        </w:rPr>
        <w:t xml:space="preserve">) {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Not Prime'</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 </w:t>
      </w:r>
    </w:p>
    <w:p w14:paraId="4911BA35"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 </w:t>
      </w:r>
    </w:p>
    <w:p w14:paraId="4821723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Prime'</w:t>
      </w:r>
      <w:r w:rsidRPr="005A0A88">
        <w:rPr>
          <w:rFonts w:ascii="Consolas" w:eastAsia="Times New Roman" w:hAnsi="Consolas" w:cs="Times New Roman"/>
          <w:color w:val="C9D1D9"/>
          <w:kern w:val="0"/>
          <w:sz w:val="21"/>
          <w:szCs w:val="21"/>
          <w:lang w:eastAsia="en-IN"/>
          <w14:ligatures w14:val="none"/>
        </w:rPr>
        <w:t xml:space="preserve">); </w:t>
      </w:r>
    </w:p>
    <w:p w14:paraId="4627CEE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003A01E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calcFactorial</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4C67264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getInput</w:t>
      </w:r>
      <w:r w:rsidRPr="005A0A88">
        <w:rPr>
          <w:rFonts w:ascii="Consolas" w:eastAsia="Times New Roman" w:hAnsi="Consolas" w:cs="Times New Roman"/>
          <w:color w:val="C9D1D9"/>
          <w:kern w:val="0"/>
          <w:sz w:val="21"/>
          <w:szCs w:val="21"/>
          <w:lang w:eastAsia="en-IN"/>
          <w14:ligatures w14:val="none"/>
        </w:rPr>
        <w:t xml:space="preserve">(); </w:t>
      </w:r>
    </w:p>
    <w:p w14:paraId="2C33355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569CD6"/>
          <w:kern w:val="0"/>
          <w:sz w:val="21"/>
          <w:szCs w:val="21"/>
          <w:lang w:eastAsia="en-IN"/>
          <w14:ligatures w14:val="none"/>
        </w:rPr>
        <w:t>null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p>
    <w:p w14:paraId="4392863A"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&lt;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C9D1D9"/>
          <w:kern w:val="0"/>
          <w:sz w:val="21"/>
          <w:szCs w:val="21"/>
          <w:lang w:eastAsia="en-IN"/>
          <w14:ligatures w14:val="none"/>
        </w:rPr>
        <w:t xml:space="preserve">) {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'Factorial not defined for negative numbers'</w:t>
      </w:r>
      <w:r w:rsidRPr="005A0A88">
        <w:rPr>
          <w:rFonts w:ascii="Consolas" w:eastAsia="Times New Roman" w:hAnsi="Consolas" w:cs="Times New Roman"/>
          <w:color w:val="C9D1D9"/>
          <w:kern w:val="0"/>
          <w:sz w:val="21"/>
          <w:szCs w:val="21"/>
          <w:lang w:eastAsia="en-IN"/>
          <w14:ligatures w14:val="none"/>
        </w:rPr>
        <w:t>);</w:t>
      </w:r>
    </w:p>
    <w:p w14:paraId="67343250"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 </w:t>
      </w:r>
    </w:p>
    <w:p w14:paraId="587B1FB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let</w:t>
      </w:r>
      <w:r w:rsidRPr="005A0A88">
        <w:rPr>
          <w:rFonts w:ascii="Consolas" w:eastAsia="Times New Roman" w:hAnsi="Consolas" w:cs="Times New Roman"/>
          <w:color w:val="C9D1D9"/>
          <w:kern w:val="0"/>
          <w:sz w:val="21"/>
          <w:szCs w:val="21"/>
          <w:lang w:eastAsia="en-IN"/>
          <w14:ligatures w14:val="none"/>
        </w:rPr>
        <w:t xml:space="preserve"> result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1</w:t>
      </w:r>
      <w:r w:rsidRPr="005A0A88">
        <w:rPr>
          <w:rFonts w:ascii="Consolas" w:eastAsia="Times New Roman" w:hAnsi="Consolas" w:cs="Times New Roman"/>
          <w:color w:val="C9D1D9"/>
          <w:kern w:val="0"/>
          <w:sz w:val="21"/>
          <w:szCs w:val="21"/>
          <w:lang w:eastAsia="en-IN"/>
          <w14:ligatures w14:val="none"/>
        </w:rPr>
        <w:t xml:space="preserve">; </w:t>
      </w:r>
    </w:p>
    <w:p w14:paraId="067BDA7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for</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let</w:t>
      </w:r>
      <w:r w:rsidRPr="005A0A88">
        <w:rPr>
          <w:rFonts w:ascii="Consolas" w:eastAsia="Times New Roman" w:hAnsi="Consolas" w:cs="Times New Roman"/>
          <w:color w:val="C9D1D9"/>
          <w:kern w:val="0"/>
          <w:sz w:val="21"/>
          <w:szCs w:val="21"/>
          <w:lang w:eastAsia="en-IN"/>
          <w14:ligatures w14:val="none"/>
        </w:rPr>
        <w:t xml:space="preserve"> i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2</w:t>
      </w:r>
      <w:r w:rsidRPr="005A0A88">
        <w:rPr>
          <w:rFonts w:ascii="Consolas" w:eastAsia="Times New Roman" w:hAnsi="Consolas" w:cs="Times New Roman"/>
          <w:color w:val="C9D1D9"/>
          <w:kern w:val="0"/>
          <w:sz w:val="21"/>
          <w:szCs w:val="21"/>
          <w:lang w:eastAsia="en-IN"/>
          <w14:ligatures w14:val="none"/>
        </w:rPr>
        <w:t xml:space="preserve">; i </w:t>
      </w:r>
      <w:r w:rsidRPr="005A0A88">
        <w:rPr>
          <w:rFonts w:ascii="Consolas" w:eastAsia="Times New Roman" w:hAnsi="Consolas" w:cs="Times New Roman"/>
          <w:color w:val="D4D4D4"/>
          <w:kern w:val="0"/>
          <w:sz w:val="21"/>
          <w:szCs w:val="21"/>
          <w:lang w:eastAsia="en-IN"/>
          <w14:ligatures w14:val="none"/>
        </w:rPr>
        <w:t>&lt;=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i</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result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i; </w:t>
      </w:r>
    </w:p>
    <w:p w14:paraId="5877CE4E"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 '</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result); </w:t>
      </w:r>
    </w:p>
    <w:p w14:paraId="07327B74"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36B6C0F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function</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checkArmstrong</w:t>
      </w: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C9D1D9"/>
          <w:kern w:val="0"/>
          <w:sz w:val="21"/>
          <w:szCs w:val="21"/>
          <w:lang w:eastAsia="en-IN"/>
          <w14:ligatures w14:val="none"/>
        </w:rPr>
        <w:t xml:space="preserve">{ </w:t>
      </w:r>
    </w:p>
    <w:p w14:paraId="1C14D96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p>
    <w:p w14:paraId="66E54E49"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p>
    <w:p w14:paraId="05F928C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p>
    <w:p w14:paraId="429D2C9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p>
    <w:p w14:paraId="22C534DD"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getInput</w:t>
      </w:r>
      <w:r w:rsidRPr="005A0A88">
        <w:rPr>
          <w:rFonts w:ascii="Consolas" w:eastAsia="Times New Roman" w:hAnsi="Consolas" w:cs="Times New Roman"/>
          <w:color w:val="C9D1D9"/>
          <w:kern w:val="0"/>
          <w:sz w:val="21"/>
          <w:szCs w:val="21"/>
          <w:lang w:eastAsia="en-IN"/>
          <w14:ligatures w14:val="none"/>
        </w:rPr>
        <w:t xml:space="preserve">(); </w:t>
      </w:r>
    </w:p>
    <w:p w14:paraId="0289D41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if</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569CD6"/>
          <w:kern w:val="0"/>
          <w:sz w:val="21"/>
          <w:szCs w:val="21"/>
          <w:lang w:eastAsia="en-IN"/>
          <w14:ligatures w14:val="none"/>
        </w:rPr>
        <w:t>null</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C586C0"/>
          <w:kern w:val="0"/>
          <w:sz w:val="21"/>
          <w:szCs w:val="21"/>
          <w:lang w:eastAsia="en-IN"/>
          <w14:ligatures w14:val="none"/>
        </w:rPr>
        <w:t>return</w:t>
      </w:r>
      <w:r w:rsidRPr="005A0A88">
        <w:rPr>
          <w:rFonts w:ascii="Consolas" w:eastAsia="Times New Roman" w:hAnsi="Consolas" w:cs="Times New Roman"/>
          <w:color w:val="C9D1D9"/>
          <w:kern w:val="0"/>
          <w:sz w:val="21"/>
          <w:szCs w:val="21"/>
          <w:lang w:eastAsia="en-IN"/>
          <w14:ligatures w14:val="none"/>
        </w:rPr>
        <w:t xml:space="preserve">; </w:t>
      </w:r>
    </w:p>
    <w:p w14:paraId="7C9AF72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lastRenderedPageBreak/>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digits</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4EC9B0"/>
          <w:kern w:val="0"/>
          <w:sz w:val="21"/>
          <w:szCs w:val="21"/>
          <w:lang w:eastAsia="en-IN"/>
          <w14:ligatures w14:val="none"/>
        </w:rPr>
        <w:t>String</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split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A5D6FF"/>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p>
    <w:p w14:paraId="6007BFB3"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power</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digits</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length</w:t>
      </w:r>
      <w:r w:rsidRPr="005A0A88">
        <w:rPr>
          <w:rFonts w:ascii="Consolas" w:eastAsia="Times New Roman" w:hAnsi="Consolas" w:cs="Times New Roman"/>
          <w:color w:val="C9D1D9"/>
          <w:kern w:val="0"/>
          <w:sz w:val="21"/>
          <w:szCs w:val="21"/>
          <w:lang w:eastAsia="en-IN"/>
          <w14:ligatures w14:val="none"/>
        </w:rPr>
        <w:t xml:space="preserve">; </w:t>
      </w:r>
    </w:p>
    <w:p w14:paraId="2452199C"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const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sum</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digits</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reduce</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FFA657"/>
          <w:kern w:val="0"/>
          <w:sz w:val="21"/>
          <w:szCs w:val="21"/>
          <w:lang w:eastAsia="en-IN"/>
          <w14:ligatures w14:val="none"/>
        </w:rPr>
        <w:t>acc</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A657"/>
          <w:kern w:val="0"/>
          <w:sz w:val="21"/>
          <w:szCs w:val="21"/>
          <w:lang w:eastAsia="en-IN"/>
          <w14:ligatures w14:val="none"/>
        </w:rPr>
        <w:t>d</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7B72"/>
          <w:kern w:val="0"/>
          <w:sz w:val="21"/>
          <w:szCs w:val="21"/>
          <w:lang w:eastAsia="en-IN"/>
          <w14:ligatures w14:val="none"/>
        </w:rPr>
        <w:t>=&gt;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FFA657"/>
          <w:kern w:val="0"/>
          <w:sz w:val="21"/>
          <w:szCs w:val="21"/>
          <w:lang w:eastAsia="en-IN"/>
          <w14:ligatures w14:val="none"/>
        </w:rPr>
        <w:t>acc</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Math</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D2A8FF"/>
          <w:kern w:val="0"/>
          <w:sz w:val="21"/>
          <w:szCs w:val="21"/>
          <w:lang w:eastAsia="en-IN"/>
          <w14:ligatures w14:val="none"/>
        </w:rPr>
        <w:t>pow</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4EC9B0"/>
          <w:kern w:val="0"/>
          <w:sz w:val="21"/>
          <w:szCs w:val="21"/>
          <w:lang w:eastAsia="en-IN"/>
          <w14:ligatures w14:val="none"/>
        </w:rPr>
        <w:t>Number</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FFA657"/>
          <w:kern w:val="0"/>
          <w:sz w:val="21"/>
          <w:szCs w:val="21"/>
          <w:lang w:eastAsia="en-IN"/>
          <w14:ligatures w14:val="none"/>
        </w:rPr>
        <w:t>d</w:t>
      </w:r>
      <w:r w:rsidRPr="005A0A88">
        <w:rPr>
          <w:rFonts w:ascii="Consolas" w:eastAsia="Times New Roman" w:hAnsi="Consolas" w:cs="Times New Roman"/>
          <w:color w:val="C9D1D9"/>
          <w:kern w:val="0"/>
          <w:sz w:val="21"/>
          <w:szCs w:val="21"/>
          <w:lang w:eastAsia="en-IN"/>
          <w14:ligatures w14:val="none"/>
        </w:rPr>
        <w:t xml:space="preserve">), </w:t>
      </w:r>
    </w:p>
    <w:p w14:paraId="7CAD3881"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79C0FF"/>
          <w:kern w:val="0"/>
          <w:sz w:val="21"/>
          <w:szCs w:val="21"/>
          <w:lang w:eastAsia="en-IN"/>
          <w14:ligatures w14:val="none"/>
        </w:rPr>
        <w:t>power</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B5CEA8"/>
          <w:kern w:val="0"/>
          <w:sz w:val="21"/>
          <w:szCs w:val="21"/>
          <w:lang w:eastAsia="en-IN"/>
          <w14:ligatures w14:val="none"/>
        </w:rPr>
        <w:t>0</w:t>
      </w:r>
      <w:r w:rsidRPr="005A0A88">
        <w:rPr>
          <w:rFonts w:ascii="Consolas" w:eastAsia="Times New Roman" w:hAnsi="Consolas" w:cs="Times New Roman"/>
          <w:color w:val="C9D1D9"/>
          <w:kern w:val="0"/>
          <w:sz w:val="21"/>
          <w:szCs w:val="21"/>
          <w:lang w:eastAsia="en-IN"/>
          <w14:ligatures w14:val="none"/>
        </w:rPr>
        <w:t xml:space="preserve">); </w:t>
      </w:r>
    </w:p>
    <w:p w14:paraId="1C5DADF8"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2A8FF"/>
          <w:kern w:val="0"/>
          <w:sz w:val="21"/>
          <w:szCs w:val="21"/>
          <w:lang w:eastAsia="en-IN"/>
          <w14:ligatures w14:val="none"/>
        </w:rPr>
        <w:t>setOutput</w:t>
      </w:r>
      <w:r w:rsidRPr="005A0A88">
        <w:rPr>
          <w:rFonts w:ascii="Consolas" w:eastAsia="Times New Roman" w:hAnsi="Consolas" w:cs="Times New Roman"/>
          <w:color w:val="C9D1D9"/>
          <w:kern w:val="0"/>
          <w:sz w:val="21"/>
          <w:szCs w:val="21"/>
          <w:lang w:eastAsia="en-IN"/>
          <w14:ligatures w14:val="none"/>
        </w:rPr>
        <w:t>(</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sum</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79C0FF"/>
          <w:kern w:val="0"/>
          <w:sz w:val="21"/>
          <w:szCs w:val="21"/>
          <w:lang w:eastAsia="en-IN"/>
          <w14:ligatures w14:val="none"/>
        </w:rPr>
        <w:t>n</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an Armstrong number'</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D4D4D4"/>
          <w:kern w:val="0"/>
          <w:sz w:val="21"/>
          <w:szCs w:val="21"/>
          <w:lang w:eastAsia="en-IN"/>
          <w14:ligatures w14:val="none"/>
        </w:rPr>
        <w:t>:</w:t>
      </w:r>
      <w:r w:rsidRPr="005A0A88">
        <w:rPr>
          <w:rFonts w:ascii="Consolas" w:eastAsia="Times New Roman" w:hAnsi="Consolas" w:cs="Times New Roman"/>
          <w:color w:val="C9D1D9"/>
          <w:kern w:val="0"/>
          <w:sz w:val="21"/>
          <w:szCs w:val="21"/>
          <w:lang w:eastAsia="en-IN"/>
          <w14:ligatures w14:val="none"/>
        </w:rPr>
        <w:t xml:space="preserve"> </w:t>
      </w:r>
      <w:r w:rsidRPr="005A0A88">
        <w:rPr>
          <w:rFonts w:ascii="Consolas" w:eastAsia="Times New Roman" w:hAnsi="Consolas" w:cs="Times New Roman"/>
          <w:color w:val="A5D6FF"/>
          <w:kern w:val="0"/>
          <w:sz w:val="21"/>
          <w:szCs w:val="21"/>
          <w:lang w:eastAsia="en-IN"/>
          <w14:ligatures w14:val="none"/>
        </w:rPr>
        <w:t>' is Not an Armstrong number'</w:t>
      </w:r>
      <w:r w:rsidRPr="005A0A88">
        <w:rPr>
          <w:rFonts w:ascii="Consolas" w:eastAsia="Times New Roman" w:hAnsi="Consolas" w:cs="Times New Roman"/>
          <w:color w:val="C9D1D9"/>
          <w:kern w:val="0"/>
          <w:sz w:val="21"/>
          <w:szCs w:val="21"/>
          <w:lang w:eastAsia="en-IN"/>
          <w14:ligatures w14:val="none"/>
        </w:rPr>
        <w:t xml:space="preserve">)); </w:t>
      </w:r>
    </w:p>
    <w:p w14:paraId="50E7B55F"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C9D1D9"/>
          <w:kern w:val="0"/>
          <w:sz w:val="21"/>
          <w:szCs w:val="21"/>
          <w:lang w:eastAsia="en-IN"/>
          <w14:ligatures w14:val="none"/>
        </w:rPr>
        <w:t>        }</w:t>
      </w:r>
      <w:r w:rsidRPr="005A0A88">
        <w:rPr>
          <w:rFonts w:ascii="Consolas" w:eastAsia="Times New Roman" w:hAnsi="Consolas" w:cs="Times New Roman"/>
          <w:color w:val="D4D4D4"/>
          <w:kern w:val="0"/>
          <w:sz w:val="21"/>
          <w:szCs w:val="21"/>
          <w:lang w:eastAsia="en-IN"/>
          <w14:ligatures w14:val="none"/>
        </w:rPr>
        <w:t xml:space="preserve"> </w:t>
      </w:r>
    </w:p>
    <w:p w14:paraId="6425D2C7"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D4D4D4"/>
          <w:kern w:val="0"/>
          <w:sz w:val="21"/>
          <w:szCs w:val="21"/>
          <w:lang w:eastAsia="en-IN"/>
          <w14:ligatures w14:val="none"/>
        </w:rPr>
        <w:t xml:space="preserve">    </w:t>
      </w: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script</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1A141142"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body</w:t>
      </w:r>
      <w:r w:rsidRPr="005A0A88">
        <w:rPr>
          <w:rFonts w:ascii="Consolas" w:eastAsia="Times New Roman" w:hAnsi="Consolas" w:cs="Times New Roman"/>
          <w:color w:val="808080"/>
          <w:kern w:val="0"/>
          <w:sz w:val="21"/>
          <w:szCs w:val="21"/>
          <w:lang w:eastAsia="en-IN"/>
          <w14:ligatures w14:val="none"/>
        </w:rPr>
        <w:t>&gt;</w:t>
      </w:r>
      <w:r w:rsidRPr="005A0A88">
        <w:rPr>
          <w:rFonts w:ascii="Consolas" w:eastAsia="Times New Roman" w:hAnsi="Consolas" w:cs="Times New Roman"/>
          <w:color w:val="BBBEBF"/>
          <w:kern w:val="0"/>
          <w:sz w:val="21"/>
          <w:szCs w:val="21"/>
          <w:lang w:eastAsia="en-IN"/>
          <w14:ligatures w14:val="none"/>
        </w:rPr>
        <w:t xml:space="preserve"> </w:t>
      </w:r>
    </w:p>
    <w:p w14:paraId="0EE6D936" w14:textId="77777777" w:rsidR="005A0A88" w:rsidRPr="005A0A88" w:rsidRDefault="005A0A88" w:rsidP="005A0A8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0A88">
        <w:rPr>
          <w:rFonts w:ascii="Consolas" w:eastAsia="Times New Roman" w:hAnsi="Consolas" w:cs="Times New Roman"/>
          <w:color w:val="808080"/>
          <w:kern w:val="0"/>
          <w:sz w:val="21"/>
          <w:szCs w:val="21"/>
          <w:lang w:eastAsia="en-IN"/>
          <w14:ligatures w14:val="none"/>
        </w:rPr>
        <w:t>&lt;/</w:t>
      </w:r>
      <w:r w:rsidRPr="005A0A88">
        <w:rPr>
          <w:rFonts w:ascii="Consolas" w:eastAsia="Times New Roman" w:hAnsi="Consolas" w:cs="Times New Roman"/>
          <w:color w:val="7EE787"/>
          <w:kern w:val="0"/>
          <w:sz w:val="21"/>
          <w:szCs w:val="21"/>
          <w:lang w:eastAsia="en-IN"/>
          <w14:ligatures w14:val="none"/>
        </w:rPr>
        <w:t>html</w:t>
      </w:r>
      <w:r w:rsidRPr="005A0A88">
        <w:rPr>
          <w:rFonts w:ascii="Consolas" w:eastAsia="Times New Roman" w:hAnsi="Consolas" w:cs="Times New Roman"/>
          <w:color w:val="808080"/>
          <w:kern w:val="0"/>
          <w:sz w:val="21"/>
          <w:szCs w:val="21"/>
          <w:lang w:eastAsia="en-IN"/>
          <w14:ligatures w14:val="none"/>
        </w:rPr>
        <w:t>&gt;</w:t>
      </w:r>
    </w:p>
    <w:p w14:paraId="7BBBF35A" w14:textId="77777777" w:rsidR="005A0A88" w:rsidRDefault="005A0A88" w:rsidP="00137EC9">
      <w:pPr>
        <w:tabs>
          <w:tab w:val="left" w:pos="1068"/>
        </w:tabs>
        <w:rPr>
          <w:rFonts w:ascii="Times New Roman" w:hAnsi="Times New Roman" w:cs="Times New Roman"/>
          <w:sz w:val="32"/>
          <w:szCs w:val="32"/>
        </w:rPr>
      </w:pPr>
    </w:p>
    <w:p w14:paraId="05BD935F" w14:textId="1BF68B42" w:rsidR="005A0A88" w:rsidRDefault="005A0A88" w:rsidP="00137EC9">
      <w:pPr>
        <w:tabs>
          <w:tab w:val="left" w:pos="1068"/>
        </w:tabs>
        <w:rPr>
          <w:rFonts w:ascii="Times New Roman" w:hAnsi="Times New Roman" w:cs="Times New Roman"/>
          <w:sz w:val="32"/>
          <w:szCs w:val="32"/>
        </w:rPr>
      </w:pPr>
      <w:r>
        <w:rPr>
          <w:rFonts w:ascii="Times New Roman" w:hAnsi="Times New Roman" w:cs="Times New Roman"/>
          <w:sz w:val="32"/>
          <w:szCs w:val="32"/>
        </w:rPr>
        <w:t>OUTPUT:</w:t>
      </w:r>
    </w:p>
    <w:p w14:paraId="7AE97211" w14:textId="787C5284" w:rsidR="005A0A88" w:rsidRPr="005A0A88" w:rsidRDefault="005A0A88" w:rsidP="00137EC9">
      <w:pPr>
        <w:tabs>
          <w:tab w:val="left" w:pos="1068"/>
        </w:tabs>
        <w:rPr>
          <w:rFonts w:ascii="Times New Roman" w:hAnsi="Times New Roman" w:cs="Times New Roman"/>
          <w:sz w:val="32"/>
          <w:szCs w:val="32"/>
        </w:rPr>
      </w:pPr>
      <w:r w:rsidRPr="005A0A88">
        <w:rPr>
          <w:rFonts w:ascii="Times New Roman" w:hAnsi="Times New Roman" w:cs="Times New Roman"/>
          <w:noProof/>
          <w:sz w:val="32"/>
          <w:szCs w:val="32"/>
        </w:rPr>
        <w:drawing>
          <wp:inline distT="0" distB="0" distL="0" distR="0" wp14:anchorId="54769753" wp14:editId="2536AC95">
            <wp:extent cx="6645910" cy="3565525"/>
            <wp:effectExtent l="0" t="0" r="2540" b="0"/>
            <wp:docPr id="8565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57199" name=""/>
                    <pic:cNvPicPr/>
                  </pic:nvPicPr>
                  <pic:blipFill>
                    <a:blip r:embed="rId54"/>
                    <a:stretch>
                      <a:fillRect/>
                    </a:stretch>
                  </pic:blipFill>
                  <pic:spPr>
                    <a:xfrm>
                      <a:off x="0" y="0"/>
                      <a:ext cx="6645910" cy="3565525"/>
                    </a:xfrm>
                    <a:prstGeom prst="rect">
                      <a:avLst/>
                    </a:prstGeom>
                  </pic:spPr>
                </pic:pic>
              </a:graphicData>
            </a:graphic>
          </wp:inline>
        </w:drawing>
      </w:r>
    </w:p>
    <w:p w14:paraId="4A804B5A" w14:textId="2FB79173" w:rsidR="005A0A88" w:rsidRDefault="005A0A88" w:rsidP="00137EC9">
      <w:pPr>
        <w:tabs>
          <w:tab w:val="left" w:pos="1068"/>
        </w:tabs>
        <w:rPr>
          <w:rFonts w:ascii="Aptos" w:hAnsi="Aptos"/>
          <w:sz w:val="32"/>
          <w:szCs w:val="32"/>
        </w:rPr>
      </w:pPr>
      <w:r>
        <w:rPr>
          <w:rFonts w:ascii="Aptos" w:hAnsi="Aptos"/>
          <w:sz w:val="32"/>
          <w:szCs w:val="32"/>
        </w:rPr>
        <w:t>EXPLANATION:</w:t>
      </w:r>
    </w:p>
    <w:p w14:paraId="548693D1"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&lt;DOCTYPE html&gt;: the &lt;!DOCTYPE html&gt; element tells the web browser that this an HTML documentor this is the latest version of HTML</w:t>
      </w:r>
    </w:p>
    <w:p w14:paraId="49E18C8C"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&lt;html&gt;: the &lt;html&gt; element is the root element of an HTML web page</w:t>
      </w:r>
    </w:p>
    <w:p w14:paraId="6CD9A59B"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&lt;head&gt;: the &lt;head&gt; element will contain meta data about the HTML web page</w:t>
      </w:r>
    </w:p>
    <w:p w14:paraId="74B327D6"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&lt;title&gt;: the &lt;title&gt; element specifies a title for the HTML Page</w:t>
      </w:r>
    </w:p>
    <w:p w14:paraId="180C38C0"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&lt;body&gt;: the &lt;body&gt; element contains all visible content all visible content like text, image, links,tables, etc</w:t>
      </w:r>
    </w:p>
    <w:p w14:paraId="27E9E8E8"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&lt;h&gt;: we used &lt;h&gt; element for heading</w:t>
      </w:r>
    </w:p>
    <w:p w14:paraId="5398C6E0"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lastRenderedPageBreak/>
        <w:t>&lt;div&gt;:we use &lt;div&gt; element for encapsulating the divisions and easy to modify</w:t>
      </w:r>
    </w:p>
    <w:p w14:paraId="27125ADD"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&lt;style&gt;: the &lt;style&gt; element is used to write CSS (designing part) it controls colors, layout, spacing, etc</w:t>
      </w:r>
    </w:p>
    <w:p w14:paraId="0634A1D0"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body: the body selector is used to design the whole page here it sets background color and centers the content</w:t>
      </w:r>
    </w:p>
    <w:p w14:paraId="2C304DA7"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.container: used to design the main box (card)gives white background, padding, shadow and roundedcorners</w:t>
      </w:r>
    </w:p>
    <w:p w14:paraId="541FD622"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input: used to design the input box width, padding, border and text alignment are set</w:t>
      </w:r>
    </w:p>
    <w:p w14:paraId="6466C7B7"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button: used to design buttons gives color, size, border and hover effect</w:t>
      </w:r>
    </w:p>
    <w:p w14:paraId="5608B0DD"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.output: used to design output box where result will be displayed</w:t>
      </w:r>
    </w:p>
    <w:p w14:paraId="2675F204"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&lt;input&gt;: the &lt;input&gt; element is used to take user input type="number" allows only numbers id is used to access it in JavaScript</w:t>
      </w:r>
    </w:p>
    <w:p w14:paraId="15D2543B"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&lt;div class="buttons"&gt;: groups all buttons together</w:t>
      </w:r>
    </w:p>
    <w:p w14:paraId="40F60791"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&lt;button&gt;: used to perform actions when clicked onclick calls JavaScript functions</w:t>
      </w:r>
    </w:p>
    <w:p w14:paraId="398D1EFE"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&lt;div id="output"&gt;: used to display result initially shows "Result will appear here"</w:t>
      </w:r>
    </w:p>
    <w:p w14:paraId="75EABD87"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&lt;script&gt;: the &lt;script&gt; element is used to write JavaScript code it adds logic and functionality to the webpage</w:t>
      </w:r>
    </w:p>
    <w:p w14:paraId="4975DA48"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getElementById(): used to access HTML elements using id</w:t>
      </w:r>
    </w:p>
    <w:p w14:paraId="4943C7E9"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.value: used to get value from input box</w:t>
      </w:r>
    </w:p>
    <w:p w14:paraId="4859019F"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textContent: used to display or change text inside an element</w:t>
      </w:r>
    </w:p>
    <w:p w14:paraId="19A011A6"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function: used to define a block of code that performs a task</w:t>
      </w:r>
    </w:p>
    <w:p w14:paraId="2CD1BB76"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checkEvenOdd(): checks whether number is even or odd uses n % 2</w:t>
      </w:r>
    </w:p>
    <w:p w14:paraId="05117384"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checkPrime(): checks whether number is prime or not uses loop and division logic</w:t>
      </w:r>
    </w:p>
    <w:p w14:paraId="098933AC"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calcFactorial(): calculates factorial of a number multiplies numbers from 1 to n</w:t>
      </w:r>
    </w:p>
    <w:p w14:paraId="6F90011B"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lastRenderedPageBreak/>
        <w:t>checkArmstrong(): checks Armstrong number sum of digits power equals number</w:t>
      </w:r>
    </w:p>
    <w:p w14:paraId="02876EC9"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Math.sqrt(): used to find square root (used in prime logic)</w:t>
      </w:r>
    </w:p>
    <w:p w14:paraId="20B1BFCE" w14:textId="77777777" w:rsidR="005A0A88" w:rsidRP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parseInt(): converts string to integer</w:t>
      </w:r>
    </w:p>
    <w:p w14:paraId="143C28AA" w14:textId="5E1810D0" w:rsidR="005A0A88" w:rsidRDefault="005A0A88" w:rsidP="005A0A88">
      <w:pPr>
        <w:tabs>
          <w:tab w:val="left" w:pos="1068"/>
        </w:tabs>
        <w:rPr>
          <w:rFonts w:ascii="Times New Roman" w:hAnsi="Times New Roman" w:cs="Times New Roman"/>
          <w:sz w:val="32"/>
          <w:szCs w:val="32"/>
        </w:rPr>
      </w:pPr>
      <w:r w:rsidRPr="005A0A88">
        <w:rPr>
          <w:rFonts w:ascii="Times New Roman" w:hAnsi="Times New Roman" w:cs="Times New Roman"/>
          <w:sz w:val="32"/>
          <w:szCs w:val="32"/>
        </w:rPr>
        <w:t>isNaN(): checks if value is not a number</w:t>
      </w:r>
    </w:p>
    <w:p w14:paraId="17D47EDC" w14:textId="77777777" w:rsidR="005A0A88" w:rsidRPr="005A0A88" w:rsidRDefault="005A0A88" w:rsidP="005A0A88">
      <w:pPr>
        <w:tabs>
          <w:tab w:val="left" w:pos="1068"/>
        </w:tabs>
        <w:rPr>
          <w:rFonts w:ascii="Times New Roman" w:hAnsi="Times New Roman" w:cs="Times New Roman"/>
          <w:sz w:val="32"/>
          <w:szCs w:val="32"/>
        </w:rPr>
      </w:pPr>
    </w:p>
    <w:p w14:paraId="5D2CED0F" w14:textId="7426A178" w:rsidR="00C92FAC" w:rsidRPr="005A0A88" w:rsidRDefault="005A0A88" w:rsidP="00342B3B">
      <w:pPr>
        <w:tabs>
          <w:tab w:val="left" w:pos="1068"/>
        </w:tabs>
        <w:rPr>
          <w:rFonts w:ascii="Times New Roman" w:hAnsi="Times New Roman" w:cs="Times New Roman"/>
          <w:b/>
          <w:bCs/>
          <w:sz w:val="28"/>
          <w:szCs w:val="28"/>
          <w:u w:val="single"/>
        </w:rPr>
      </w:pPr>
      <w:r>
        <w:rPr>
          <w:rFonts w:ascii="Aptos" w:hAnsi="Aptos"/>
          <w:sz w:val="32"/>
          <w:szCs w:val="32"/>
        </w:rPr>
        <w:t xml:space="preserve">                                                           </w:t>
      </w:r>
      <w:r w:rsidR="00526AF1">
        <w:rPr>
          <w:rFonts w:ascii="Aptos" w:hAnsi="Aptos"/>
          <w:sz w:val="48"/>
          <w:szCs w:val="48"/>
        </w:rPr>
        <w:t xml:space="preserve">  </w:t>
      </w:r>
      <w:r w:rsidR="00526AF1" w:rsidRPr="005A0A88">
        <w:rPr>
          <w:rFonts w:ascii="Times New Roman" w:hAnsi="Times New Roman" w:cs="Times New Roman"/>
          <w:b/>
          <w:bCs/>
          <w:sz w:val="28"/>
          <w:szCs w:val="28"/>
          <w:u w:val="single"/>
        </w:rPr>
        <w:t>WEEK-10</w:t>
      </w:r>
    </w:p>
    <w:p w14:paraId="18A8A575" w14:textId="77777777" w:rsidR="005A0A88" w:rsidRPr="005A0A88" w:rsidRDefault="005A0A88" w:rsidP="00342B3B">
      <w:pPr>
        <w:tabs>
          <w:tab w:val="left" w:pos="1068"/>
        </w:tabs>
        <w:rPr>
          <w:rFonts w:ascii="Times New Roman" w:hAnsi="Times New Roman" w:cs="Times New Roman"/>
          <w:sz w:val="28"/>
          <w:szCs w:val="28"/>
        </w:rPr>
      </w:pPr>
      <w:r w:rsidRPr="005A0A88">
        <w:rPr>
          <w:rFonts w:ascii="Times New Roman" w:hAnsi="Times New Roman" w:cs="Times New Roman"/>
          <w:sz w:val="28"/>
          <w:szCs w:val="28"/>
        </w:rPr>
        <w:t>10) )Aim: write JavaScript conditional statement to find the sign of product of three numbers using functions .Display an alert box with specified sign .write a java script conditional statements to sort 3 numbers using functions display an alert box to show the result.write a java script conditional statement to find largest of find largest of five numbers using function and onclick event .display an alert box to show the result .write a java script for loop that will iterate from 0 to 15. For each iteration ,it will check if the current number odd or even , and display a message on screen .write a java script program to read 6 subjects marks from the student then computes the average marks of students then , this average is used to determine the corresponding grade</w:t>
      </w:r>
    </w:p>
    <w:p w14:paraId="7BC16DBF" w14:textId="3A9F9F22" w:rsidR="00526AF1" w:rsidRDefault="00526AF1" w:rsidP="00342B3B">
      <w:pPr>
        <w:tabs>
          <w:tab w:val="left" w:pos="1068"/>
        </w:tabs>
        <w:rPr>
          <w:rFonts w:ascii="Aptos" w:hAnsi="Aptos"/>
          <w:sz w:val="32"/>
          <w:szCs w:val="32"/>
        </w:rPr>
      </w:pPr>
      <w:r w:rsidRPr="00526AF1">
        <w:rPr>
          <w:rFonts w:ascii="Aptos" w:hAnsi="Aptos"/>
          <w:sz w:val="32"/>
          <w:szCs w:val="32"/>
        </w:rPr>
        <w:t>CODE:</w:t>
      </w:r>
    </w:p>
    <w:p w14:paraId="42BF6EA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!DOCTYPE html&gt; </w:t>
      </w:r>
    </w:p>
    <w:p w14:paraId="4504247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html</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AF83E2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head</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307626B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title</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Logic Programs</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title</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3FB89A5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style</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D4D4D4"/>
          <w:kern w:val="0"/>
          <w:sz w:val="21"/>
          <w:szCs w:val="21"/>
          <w:lang w:eastAsia="en-IN"/>
          <w14:ligatures w14:val="none"/>
        </w:rPr>
        <w:t xml:space="preserve"> </w:t>
      </w:r>
    </w:p>
    <w:p w14:paraId="2806D81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body</w:t>
      </w:r>
      <w:r w:rsidRPr="00526AF1">
        <w:rPr>
          <w:rFonts w:ascii="Consolas" w:eastAsia="Times New Roman" w:hAnsi="Consolas" w:cs="Times New Roman"/>
          <w:color w:val="D4D4D4"/>
          <w:kern w:val="0"/>
          <w:sz w:val="21"/>
          <w:szCs w:val="21"/>
          <w:lang w:eastAsia="en-IN"/>
          <w14:ligatures w14:val="none"/>
        </w:rPr>
        <w:t xml:space="preserve"> { </w:t>
      </w:r>
    </w:p>
    <w:p w14:paraId="299D09A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font-family</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Arial</w:t>
      </w:r>
      <w:r w:rsidRPr="00526AF1">
        <w:rPr>
          <w:rFonts w:ascii="Consolas" w:eastAsia="Times New Roman" w:hAnsi="Consolas" w:cs="Times New Roman"/>
          <w:color w:val="D4D4D4"/>
          <w:kern w:val="0"/>
          <w:sz w:val="21"/>
          <w:szCs w:val="21"/>
          <w:lang w:eastAsia="en-IN"/>
          <w14:ligatures w14:val="none"/>
        </w:rPr>
        <w:t xml:space="preserve">; </w:t>
      </w:r>
    </w:p>
    <w:p w14:paraId="08882BF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display</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flex</w:t>
      </w:r>
      <w:r w:rsidRPr="00526AF1">
        <w:rPr>
          <w:rFonts w:ascii="Consolas" w:eastAsia="Times New Roman" w:hAnsi="Consolas" w:cs="Times New Roman"/>
          <w:color w:val="D4D4D4"/>
          <w:kern w:val="0"/>
          <w:sz w:val="21"/>
          <w:szCs w:val="21"/>
          <w:lang w:eastAsia="en-IN"/>
          <w14:ligatures w14:val="none"/>
        </w:rPr>
        <w:t xml:space="preserve">; </w:t>
      </w:r>
    </w:p>
    <w:p w14:paraId="6B0AF2C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height</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100vh</w:t>
      </w:r>
      <w:r w:rsidRPr="00526AF1">
        <w:rPr>
          <w:rFonts w:ascii="Consolas" w:eastAsia="Times New Roman" w:hAnsi="Consolas" w:cs="Times New Roman"/>
          <w:color w:val="D4D4D4"/>
          <w:kern w:val="0"/>
          <w:sz w:val="21"/>
          <w:szCs w:val="21"/>
          <w:lang w:eastAsia="en-IN"/>
          <w14:ligatures w14:val="none"/>
        </w:rPr>
        <w:t xml:space="preserve">; </w:t>
      </w:r>
    </w:p>
    <w:p w14:paraId="1E108C8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7BEC78A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.left</w:t>
      </w:r>
      <w:r w:rsidRPr="00526AF1">
        <w:rPr>
          <w:rFonts w:ascii="Consolas" w:eastAsia="Times New Roman" w:hAnsi="Consolas" w:cs="Times New Roman"/>
          <w:color w:val="D4D4D4"/>
          <w:kern w:val="0"/>
          <w:sz w:val="21"/>
          <w:szCs w:val="21"/>
          <w:lang w:eastAsia="en-IN"/>
          <w14:ligatures w14:val="none"/>
        </w:rPr>
        <w:t xml:space="preserve"> { </w:t>
      </w:r>
    </w:p>
    <w:p w14:paraId="39DD757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width</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30%</w:t>
      </w:r>
      <w:r w:rsidRPr="00526AF1">
        <w:rPr>
          <w:rFonts w:ascii="Consolas" w:eastAsia="Times New Roman" w:hAnsi="Consolas" w:cs="Times New Roman"/>
          <w:color w:val="D4D4D4"/>
          <w:kern w:val="0"/>
          <w:sz w:val="21"/>
          <w:szCs w:val="21"/>
          <w:lang w:eastAsia="en-IN"/>
          <w14:ligatures w14:val="none"/>
        </w:rPr>
        <w:t xml:space="preserve">; </w:t>
      </w:r>
    </w:p>
    <w:p w14:paraId="7FEF0A5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background</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beige</w:t>
      </w:r>
      <w:r w:rsidRPr="00526AF1">
        <w:rPr>
          <w:rFonts w:ascii="Consolas" w:eastAsia="Times New Roman" w:hAnsi="Consolas" w:cs="Times New Roman"/>
          <w:color w:val="D4D4D4"/>
          <w:kern w:val="0"/>
          <w:sz w:val="21"/>
          <w:szCs w:val="21"/>
          <w:lang w:eastAsia="en-IN"/>
          <w14:ligatures w14:val="none"/>
        </w:rPr>
        <w:t xml:space="preserve">; </w:t>
      </w:r>
    </w:p>
    <w:p w14:paraId="106CEF2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padding</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20px</w:t>
      </w:r>
      <w:r w:rsidRPr="00526AF1">
        <w:rPr>
          <w:rFonts w:ascii="Consolas" w:eastAsia="Times New Roman" w:hAnsi="Consolas" w:cs="Times New Roman"/>
          <w:color w:val="D4D4D4"/>
          <w:kern w:val="0"/>
          <w:sz w:val="21"/>
          <w:szCs w:val="21"/>
          <w:lang w:eastAsia="en-IN"/>
          <w14:ligatures w14:val="none"/>
        </w:rPr>
        <w:t xml:space="preserve">; </w:t>
      </w:r>
    </w:p>
    <w:p w14:paraId="3E2021C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border-right</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3px</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solid</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#ccc</w:t>
      </w:r>
      <w:r w:rsidRPr="00526AF1">
        <w:rPr>
          <w:rFonts w:ascii="Consolas" w:eastAsia="Times New Roman" w:hAnsi="Consolas" w:cs="Times New Roman"/>
          <w:color w:val="D4D4D4"/>
          <w:kern w:val="0"/>
          <w:sz w:val="21"/>
          <w:szCs w:val="21"/>
          <w:lang w:eastAsia="en-IN"/>
          <w14:ligatures w14:val="none"/>
        </w:rPr>
        <w:t xml:space="preserve">; </w:t>
      </w:r>
    </w:p>
    <w:p w14:paraId="71BBE0D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4FADC8B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.right</w:t>
      </w:r>
      <w:r w:rsidRPr="00526AF1">
        <w:rPr>
          <w:rFonts w:ascii="Consolas" w:eastAsia="Times New Roman" w:hAnsi="Consolas" w:cs="Times New Roman"/>
          <w:color w:val="D4D4D4"/>
          <w:kern w:val="0"/>
          <w:sz w:val="21"/>
          <w:szCs w:val="21"/>
          <w:lang w:eastAsia="en-IN"/>
          <w14:ligatures w14:val="none"/>
        </w:rPr>
        <w:t xml:space="preserve"> { </w:t>
      </w:r>
    </w:p>
    <w:p w14:paraId="58F9CCE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width</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70%</w:t>
      </w:r>
      <w:r w:rsidRPr="00526AF1">
        <w:rPr>
          <w:rFonts w:ascii="Consolas" w:eastAsia="Times New Roman" w:hAnsi="Consolas" w:cs="Times New Roman"/>
          <w:color w:val="D4D4D4"/>
          <w:kern w:val="0"/>
          <w:sz w:val="21"/>
          <w:szCs w:val="21"/>
          <w:lang w:eastAsia="en-IN"/>
          <w14:ligatures w14:val="none"/>
        </w:rPr>
        <w:t xml:space="preserve">; </w:t>
      </w:r>
    </w:p>
    <w:p w14:paraId="02368B2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background</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#f5f5dc</w:t>
      </w:r>
      <w:r w:rsidRPr="00526AF1">
        <w:rPr>
          <w:rFonts w:ascii="Consolas" w:eastAsia="Times New Roman" w:hAnsi="Consolas" w:cs="Times New Roman"/>
          <w:color w:val="D4D4D4"/>
          <w:kern w:val="0"/>
          <w:sz w:val="21"/>
          <w:szCs w:val="21"/>
          <w:lang w:eastAsia="en-IN"/>
          <w14:ligatures w14:val="none"/>
        </w:rPr>
        <w:t xml:space="preserve">; </w:t>
      </w:r>
    </w:p>
    <w:p w14:paraId="0184BA0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padding</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20px</w:t>
      </w:r>
      <w:r w:rsidRPr="00526AF1">
        <w:rPr>
          <w:rFonts w:ascii="Consolas" w:eastAsia="Times New Roman" w:hAnsi="Consolas" w:cs="Times New Roman"/>
          <w:color w:val="D4D4D4"/>
          <w:kern w:val="0"/>
          <w:sz w:val="21"/>
          <w:szCs w:val="21"/>
          <w:lang w:eastAsia="en-IN"/>
          <w14:ligatures w14:val="none"/>
        </w:rPr>
        <w:t xml:space="preserve">; </w:t>
      </w:r>
    </w:p>
    <w:p w14:paraId="5BE138C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6A4BBE1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input</w:t>
      </w:r>
      <w:r w:rsidRPr="00526AF1">
        <w:rPr>
          <w:rFonts w:ascii="Consolas" w:eastAsia="Times New Roman" w:hAnsi="Consolas" w:cs="Times New Roman"/>
          <w:color w:val="D4D4D4"/>
          <w:kern w:val="0"/>
          <w:sz w:val="21"/>
          <w:szCs w:val="21"/>
          <w:lang w:eastAsia="en-IN"/>
          <w14:ligatures w14:val="none"/>
        </w:rPr>
        <w:t xml:space="preserve"> { </w:t>
      </w:r>
    </w:p>
    <w:p w14:paraId="76C77D7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width</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95%</w:t>
      </w:r>
      <w:r w:rsidRPr="00526AF1">
        <w:rPr>
          <w:rFonts w:ascii="Consolas" w:eastAsia="Times New Roman" w:hAnsi="Consolas" w:cs="Times New Roman"/>
          <w:color w:val="D4D4D4"/>
          <w:kern w:val="0"/>
          <w:sz w:val="21"/>
          <w:szCs w:val="21"/>
          <w:lang w:eastAsia="en-IN"/>
          <w14:ligatures w14:val="none"/>
        </w:rPr>
        <w:t xml:space="preserve">; </w:t>
      </w:r>
    </w:p>
    <w:p w14:paraId="5E2568F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lastRenderedPageBreak/>
        <w:t xml:space="preserve">            </w:t>
      </w:r>
      <w:r w:rsidRPr="00526AF1">
        <w:rPr>
          <w:rFonts w:ascii="Consolas" w:eastAsia="Times New Roman" w:hAnsi="Consolas" w:cs="Times New Roman"/>
          <w:color w:val="9CDCFE"/>
          <w:kern w:val="0"/>
          <w:sz w:val="21"/>
          <w:szCs w:val="21"/>
          <w:lang w:eastAsia="en-IN"/>
          <w14:ligatures w14:val="none"/>
        </w:rPr>
        <w:t>padding</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10px</w:t>
      </w:r>
      <w:r w:rsidRPr="00526AF1">
        <w:rPr>
          <w:rFonts w:ascii="Consolas" w:eastAsia="Times New Roman" w:hAnsi="Consolas" w:cs="Times New Roman"/>
          <w:color w:val="D4D4D4"/>
          <w:kern w:val="0"/>
          <w:sz w:val="21"/>
          <w:szCs w:val="21"/>
          <w:lang w:eastAsia="en-IN"/>
          <w14:ligatures w14:val="none"/>
        </w:rPr>
        <w:t xml:space="preserve">; </w:t>
      </w:r>
    </w:p>
    <w:p w14:paraId="5C39B09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margin-bottom</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10px</w:t>
      </w:r>
      <w:r w:rsidRPr="00526AF1">
        <w:rPr>
          <w:rFonts w:ascii="Consolas" w:eastAsia="Times New Roman" w:hAnsi="Consolas" w:cs="Times New Roman"/>
          <w:color w:val="D4D4D4"/>
          <w:kern w:val="0"/>
          <w:sz w:val="21"/>
          <w:szCs w:val="21"/>
          <w:lang w:eastAsia="en-IN"/>
          <w14:ligatures w14:val="none"/>
        </w:rPr>
        <w:t xml:space="preserve">; </w:t>
      </w:r>
    </w:p>
    <w:p w14:paraId="2C3956C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2EC388D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button</w:t>
      </w:r>
      <w:r w:rsidRPr="00526AF1">
        <w:rPr>
          <w:rFonts w:ascii="Consolas" w:eastAsia="Times New Roman" w:hAnsi="Consolas" w:cs="Times New Roman"/>
          <w:color w:val="D4D4D4"/>
          <w:kern w:val="0"/>
          <w:sz w:val="21"/>
          <w:szCs w:val="21"/>
          <w:lang w:eastAsia="en-IN"/>
          <w14:ligatures w14:val="none"/>
        </w:rPr>
        <w:t xml:space="preserve"> { </w:t>
      </w:r>
    </w:p>
    <w:p w14:paraId="1E651A1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width</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100%</w:t>
      </w:r>
      <w:r w:rsidRPr="00526AF1">
        <w:rPr>
          <w:rFonts w:ascii="Consolas" w:eastAsia="Times New Roman" w:hAnsi="Consolas" w:cs="Times New Roman"/>
          <w:color w:val="D4D4D4"/>
          <w:kern w:val="0"/>
          <w:sz w:val="21"/>
          <w:szCs w:val="21"/>
          <w:lang w:eastAsia="en-IN"/>
          <w14:ligatures w14:val="none"/>
        </w:rPr>
        <w:t xml:space="preserve">; </w:t>
      </w:r>
    </w:p>
    <w:p w14:paraId="27A78FF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padding</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10px</w:t>
      </w:r>
      <w:r w:rsidRPr="00526AF1">
        <w:rPr>
          <w:rFonts w:ascii="Consolas" w:eastAsia="Times New Roman" w:hAnsi="Consolas" w:cs="Times New Roman"/>
          <w:color w:val="D4D4D4"/>
          <w:kern w:val="0"/>
          <w:sz w:val="21"/>
          <w:szCs w:val="21"/>
          <w:lang w:eastAsia="en-IN"/>
          <w14:ligatures w14:val="none"/>
        </w:rPr>
        <w:t xml:space="preserve">; </w:t>
      </w:r>
    </w:p>
    <w:p w14:paraId="624BEBB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margin-bottom</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10px</w:t>
      </w:r>
      <w:r w:rsidRPr="00526AF1">
        <w:rPr>
          <w:rFonts w:ascii="Consolas" w:eastAsia="Times New Roman" w:hAnsi="Consolas" w:cs="Times New Roman"/>
          <w:color w:val="D4D4D4"/>
          <w:kern w:val="0"/>
          <w:sz w:val="21"/>
          <w:szCs w:val="21"/>
          <w:lang w:eastAsia="en-IN"/>
          <w14:ligatures w14:val="none"/>
        </w:rPr>
        <w:t xml:space="preserve">; </w:t>
      </w:r>
    </w:p>
    <w:p w14:paraId="159EF9F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background</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#d2b48c</w:t>
      </w:r>
      <w:r w:rsidRPr="00526AF1">
        <w:rPr>
          <w:rFonts w:ascii="Consolas" w:eastAsia="Times New Roman" w:hAnsi="Consolas" w:cs="Times New Roman"/>
          <w:color w:val="D4D4D4"/>
          <w:kern w:val="0"/>
          <w:sz w:val="21"/>
          <w:szCs w:val="21"/>
          <w:lang w:eastAsia="en-IN"/>
          <w14:ligatures w14:val="none"/>
        </w:rPr>
        <w:t xml:space="preserve">; </w:t>
      </w:r>
    </w:p>
    <w:p w14:paraId="0EE93A5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w:t>
      </w:r>
    </w:p>
    <w:p w14:paraId="246F4CB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w:t>
      </w:r>
    </w:p>
    <w:p w14:paraId="5CDE8B5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w:t>
      </w:r>
    </w:p>
    <w:p w14:paraId="6093EB9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w:t>
      </w:r>
    </w:p>
    <w:p w14:paraId="25C28E3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border</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none</w:t>
      </w:r>
      <w:r w:rsidRPr="00526AF1">
        <w:rPr>
          <w:rFonts w:ascii="Consolas" w:eastAsia="Times New Roman" w:hAnsi="Consolas" w:cs="Times New Roman"/>
          <w:color w:val="D4D4D4"/>
          <w:kern w:val="0"/>
          <w:sz w:val="21"/>
          <w:szCs w:val="21"/>
          <w:lang w:eastAsia="en-IN"/>
          <w14:ligatures w14:val="none"/>
        </w:rPr>
        <w:t xml:space="preserve">; </w:t>
      </w:r>
    </w:p>
    <w:p w14:paraId="33D5FBC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cursor</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pointer</w:t>
      </w:r>
      <w:r w:rsidRPr="00526AF1">
        <w:rPr>
          <w:rFonts w:ascii="Consolas" w:eastAsia="Times New Roman" w:hAnsi="Consolas" w:cs="Times New Roman"/>
          <w:color w:val="D4D4D4"/>
          <w:kern w:val="0"/>
          <w:sz w:val="21"/>
          <w:szCs w:val="21"/>
          <w:lang w:eastAsia="en-IN"/>
          <w14:ligatures w14:val="none"/>
        </w:rPr>
        <w:t xml:space="preserve">; </w:t>
      </w:r>
    </w:p>
    <w:p w14:paraId="3329563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53DE448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7BA7D"/>
          <w:kern w:val="0"/>
          <w:sz w:val="21"/>
          <w:szCs w:val="21"/>
          <w:lang w:eastAsia="en-IN"/>
          <w14:ligatures w14:val="none"/>
        </w:rPr>
        <w:t>#output</w:t>
      </w:r>
      <w:r w:rsidRPr="00526AF1">
        <w:rPr>
          <w:rFonts w:ascii="Consolas" w:eastAsia="Times New Roman" w:hAnsi="Consolas" w:cs="Times New Roman"/>
          <w:color w:val="D4D4D4"/>
          <w:kern w:val="0"/>
          <w:sz w:val="21"/>
          <w:szCs w:val="21"/>
          <w:lang w:eastAsia="en-IN"/>
          <w14:ligatures w14:val="none"/>
        </w:rPr>
        <w:t xml:space="preserve"> { </w:t>
      </w:r>
    </w:p>
    <w:p w14:paraId="10F84EE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background</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#fff8dc</w:t>
      </w:r>
      <w:r w:rsidRPr="00526AF1">
        <w:rPr>
          <w:rFonts w:ascii="Consolas" w:eastAsia="Times New Roman" w:hAnsi="Consolas" w:cs="Times New Roman"/>
          <w:color w:val="D4D4D4"/>
          <w:kern w:val="0"/>
          <w:sz w:val="21"/>
          <w:szCs w:val="21"/>
          <w:lang w:eastAsia="en-IN"/>
          <w14:ligatures w14:val="none"/>
        </w:rPr>
        <w:t xml:space="preserve">; </w:t>
      </w:r>
    </w:p>
    <w:p w14:paraId="20F8D06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padding</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20px</w:t>
      </w:r>
      <w:r w:rsidRPr="00526AF1">
        <w:rPr>
          <w:rFonts w:ascii="Consolas" w:eastAsia="Times New Roman" w:hAnsi="Consolas" w:cs="Times New Roman"/>
          <w:color w:val="D4D4D4"/>
          <w:kern w:val="0"/>
          <w:sz w:val="21"/>
          <w:szCs w:val="21"/>
          <w:lang w:eastAsia="en-IN"/>
          <w14:ligatures w14:val="none"/>
        </w:rPr>
        <w:t xml:space="preserve">; </w:t>
      </w:r>
    </w:p>
    <w:p w14:paraId="04601EB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min-height</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200px</w:t>
      </w:r>
      <w:r w:rsidRPr="00526AF1">
        <w:rPr>
          <w:rFonts w:ascii="Consolas" w:eastAsia="Times New Roman" w:hAnsi="Consolas" w:cs="Times New Roman"/>
          <w:color w:val="D4D4D4"/>
          <w:kern w:val="0"/>
          <w:sz w:val="21"/>
          <w:szCs w:val="21"/>
          <w:lang w:eastAsia="en-IN"/>
          <w14:ligatures w14:val="none"/>
        </w:rPr>
        <w:t xml:space="preserve">; </w:t>
      </w:r>
    </w:p>
    <w:p w14:paraId="768732C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white-space</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E9178"/>
          <w:kern w:val="0"/>
          <w:sz w:val="21"/>
          <w:szCs w:val="21"/>
          <w:lang w:eastAsia="en-IN"/>
          <w14:ligatures w14:val="none"/>
        </w:rPr>
        <w:t>pre-line</w:t>
      </w:r>
      <w:r w:rsidRPr="00526AF1">
        <w:rPr>
          <w:rFonts w:ascii="Consolas" w:eastAsia="Times New Roman" w:hAnsi="Consolas" w:cs="Times New Roman"/>
          <w:color w:val="D4D4D4"/>
          <w:kern w:val="0"/>
          <w:sz w:val="21"/>
          <w:szCs w:val="21"/>
          <w:lang w:eastAsia="en-IN"/>
          <w14:ligatures w14:val="none"/>
        </w:rPr>
        <w:t xml:space="preserve">; </w:t>
      </w:r>
    </w:p>
    <w:p w14:paraId="3BB34C57"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 </w:t>
      </w:r>
    </w:p>
    <w:p w14:paraId="688475D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style</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3CAA1AA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head</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64CCD56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body</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2122AEE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class</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"left"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A9B898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h3</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Enter Input</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h3</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BF8358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input</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type</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"text"</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id</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placeholder</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 xml:space="preserve">"Click a button to see input </w:t>
      </w:r>
    </w:p>
    <w:p w14:paraId="0C2A069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A5D6FF"/>
          <w:kern w:val="0"/>
          <w:sz w:val="21"/>
          <w:szCs w:val="21"/>
          <w:lang w:eastAsia="en-IN"/>
          <w14:ligatures w14:val="none"/>
        </w:rPr>
        <w:t>format"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34C599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onclick</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signProduct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Sign of Product</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631634F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onclick</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sortNumbers</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Sort Numbers</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65FC027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onclick</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largestNumber</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Largest Number</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0FF845D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onclick</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oddEvenLoop</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Odd / Even 0-15</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29AEC3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onclick</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studentGrade</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Student Grade</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button</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C64E7E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56214E4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class</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"right"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56C5C17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h3</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Output</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h3</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7B9B650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BBBEBF"/>
          <w:kern w:val="0"/>
          <w:sz w:val="21"/>
          <w:szCs w:val="21"/>
          <w:lang w:eastAsia="en-IN"/>
          <w14:ligatures w14:val="none"/>
        </w:rPr>
        <w:t xml:space="preserve"> </w:t>
      </w:r>
      <w:r w:rsidRPr="00526AF1">
        <w:rPr>
          <w:rFonts w:ascii="Consolas" w:eastAsia="Times New Roman" w:hAnsi="Consolas" w:cs="Times New Roman"/>
          <w:color w:val="9CDCFE"/>
          <w:kern w:val="0"/>
          <w:sz w:val="21"/>
          <w:szCs w:val="21"/>
          <w:lang w:eastAsia="en-IN"/>
          <w14:ligatures w14:val="none"/>
        </w:rPr>
        <w:t>id</w:t>
      </w:r>
      <w:r w:rsidRPr="00526AF1">
        <w:rPr>
          <w:rFonts w:ascii="Consolas" w:eastAsia="Times New Roman" w:hAnsi="Consolas" w:cs="Times New Roman"/>
          <w:color w:val="BBBEBF"/>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Result will appear here</w:t>
      </w: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1380320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div</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380C516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script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D4D4D4"/>
          <w:kern w:val="0"/>
          <w:sz w:val="21"/>
          <w:szCs w:val="21"/>
          <w:lang w:eastAsia="en-IN"/>
          <w14:ligatures w14:val="none"/>
        </w:rPr>
        <w:t xml:space="preserve"> </w:t>
      </w:r>
    </w:p>
    <w:p w14:paraId="4B9C610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getNumbers</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4942CCE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22BC0D8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input.</w:t>
      </w:r>
      <w:r w:rsidRPr="00526AF1">
        <w:rPr>
          <w:rFonts w:ascii="Consolas" w:eastAsia="Times New Roman" w:hAnsi="Consolas" w:cs="Times New Roman"/>
          <w:color w:val="D2A8FF"/>
          <w:kern w:val="0"/>
          <w:sz w:val="21"/>
          <w:szCs w:val="21"/>
          <w:lang w:eastAsia="en-IN"/>
          <w14:ligatures w14:val="none"/>
        </w:rPr>
        <w:t>split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map</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4EC9B0"/>
          <w:kern w:val="0"/>
          <w:sz w:val="21"/>
          <w:szCs w:val="21"/>
          <w:lang w:eastAsia="en-IN"/>
          <w14:ligatures w14:val="none"/>
        </w:rPr>
        <w:t>Number</w:t>
      </w:r>
      <w:r w:rsidRPr="00526AF1">
        <w:rPr>
          <w:rFonts w:ascii="Consolas" w:eastAsia="Times New Roman" w:hAnsi="Consolas" w:cs="Times New Roman"/>
          <w:color w:val="C9D1D9"/>
          <w:kern w:val="0"/>
          <w:sz w:val="21"/>
          <w:szCs w:val="21"/>
          <w:lang w:eastAsia="en-IN"/>
          <w14:ligatures w14:val="none"/>
        </w:rPr>
        <w:t xml:space="preserve">); </w:t>
      </w:r>
    </w:p>
    <w:p w14:paraId="235F58F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1BE5F28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signProduct</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5F95C7E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102214B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0680EA9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1AB3D13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"Enter 3 numbers like: 0,-1,4"</w:t>
      </w:r>
      <w:r w:rsidRPr="00526AF1">
        <w:rPr>
          <w:rFonts w:ascii="Consolas" w:eastAsia="Times New Roman" w:hAnsi="Consolas" w:cs="Times New Roman"/>
          <w:color w:val="C9D1D9"/>
          <w:kern w:val="0"/>
          <w:sz w:val="21"/>
          <w:szCs w:val="21"/>
          <w:lang w:eastAsia="en-IN"/>
          <w14:ligatures w14:val="none"/>
        </w:rPr>
        <w:t xml:space="preserve">; </w:t>
      </w:r>
    </w:p>
    <w:p w14:paraId="7F6CD25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w:t>
      </w:r>
    </w:p>
    <w:p w14:paraId="0CCF0EE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7E7B9AF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nums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getNumbers</w:t>
      </w:r>
      <w:r w:rsidRPr="00526AF1">
        <w:rPr>
          <w:rFonts w:ascii="Consolas" w:eastAsia="Times New Roman" w:hAnsi="Consolas" w:cs="Times New Roman"/>
          <w:color w:val="C9D1D9"/>
          <w:kern w:val="0"/>
          <w:sz w:val="21"/>
          <w:szCs w:val="21"/>
          <w:lang w:eastAsia="en-IN"/>
          <w14:ligatures w14:val="none"/>
        </w:rPr>
        <w:t xml:space="preserve">(); </w:t>
      </w:r>
    </w:p>
    <w:p w14:paraId="66F4066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negative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w:t>
      </w:r>
    </w:p>
    <w:p w14:paraId="3AA5E11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lastRenderedPageBreak/>
        <w:t xml:space="preserve">    </w:t>
      </w:r>
      <w:r w:rsidRPr="00526AF1">
        <w:rPr>
          <w:rFonts w:ascii="Consolas" w:eastAsia="Times New Roman" w:hAnsi="Consolas" w:cs="Times New Roman"/>
          <w:color w:val="C586C0"/>
          <w:kern w:val="0"/>
          <w:sz w:val="21"/>
          <w:szCs w:val="21"/>
          <w:lang w:eastAsia="en-IN"/>
          <w14:ligatures w14:val="none"/>
        </w:rPr>
        <w:t>for</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569CD6"/>
          <w:kern w:val="0"/>
          <w:sz w:val="21"/>
          <w:szCs w:val="21"/>
          <w:lang w:eastAsia="en-IN"/>
          <w14:ligatures w14:val="none"/>
        </w:rPr>
        <w:t>of</w:t>
      </w:r>
      <w:r w:rsidRPr="00526AF1">
        <w:rPr>
          <w:rFonts w:ascii="Consolas" w:eastAsia="Times New Roman" w:hAnsi="Consolas" w:cs="Times New Roman"/>
          <w:color w:val="C9D1D9"/>
          <w:kern w:val="0"/>
          <w:sz w:val="21"/>
          <w:szCs w:val="21"/>
          <w:lang w:eastAsia="en-IN"/>
          <w14:ligatures w14:val="none"/>
        </w:rPr>
        <w:t xml:space="preserve"> nums) { </w:t>
      </w:r>
    </w:p>
    <w:p w14:paraId="08B973D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D4D4D4"/>
          <w:kern w:val="0"/>
          <w:sz w:val="21"/>
          <w:szCs w:val="21"/>
          <w:lang w:eastAsia="en-IN"/>
          <w14:ligatures w14:val="none"/>
        </w:rPr>
        <w:t>&lt;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negative</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4D9CFCC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1A9B498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52614A1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7965149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35D4182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24AFA9F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result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(negative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"+1"</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"-1"</w:t>
      </w:r>
      <w:r w:rsidRPr="00526AF1">
        <w:rPr>
          <w:rFonts w:ascii="Consolas" w:eastAsia="Times New Roman" w:hAnsi="Consolas" w:cs="Times New Roman"/>
          <w:color w:val="C9D1D9"/>
          <w:kern w:val="0"/>
          <w:sz w:val="21"/>
          <w:szCs w:val="21"/>
          <w:lang w:eastAsia="en-IN"/>
          <w14:ligatures w14:val="none"/>
        </w:rPr>
        <w:t xml:space="preserve">; </w:t>
      </w:r>
    </w:p>
    <w:p w14:paraId="021971F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CDCAA"/>
          <w:kern w:val="0"/>
          <w:sz w:val="21"/>
          <w:szCs w:val="21"/>
          <w:lang w:eastAsia="en-IN"/>
          <w14:ligatures w14:val="none"/>
        </w:rPr>
        <w:t>alert</w:t>
      </w:r>
      <w:r w:rsidRPr="00526AF1">
        <w:rPr>
          <w:rFonts w:ascii="Consolas" w:eastAsia="Times New Roman" w:hAnsi="Consolas" w:cs="Times New Roman"/>
          <w:color w:val="C9D1D9"/>
          <w:kern w:val="0"/>
          <w:sz w:val="21"/>
          <w:szCs w:val="21"/>
          <w:lang w:eastAsia="en-IN"/>
          <w14:ligatures w14:val="none"/>
        </w:rPr>
        <w:t xml:space="preserve">(result); </w:t>
      </w:r>
    </w:p>
    <w:p w14:paraId="2535811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"Sign: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result; </w:t>
      </w:r>
    </w:p>
    <w:p w14:paraId="10A56AC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34FF347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sortNumbers</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3D8C3B4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47CA02C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2BD98827"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5348FD4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"Enter 3 numbers like: 0,-1,4"</w:t>
      </w:r>
      <w:r w:rsidRPr="00526AF1">
        <w:rPr>
          <w:rFonts w:ascii="Consolas" w:eastAsia="Times New Roman" w:hAnsi="Consolas" w:cs="Times New Roman"/>
          <w:color w:val="C9D1D9"/>
          <w:kern w:val="0"/>
          <w:sz w:val="21"/>
          <w:szCs w:val="21"/>
          <w:lang w:eastAsia="en-IN"/>
          <w14:ligatures w14:val="none"/>
        </w:rPr>
        <w:t xml:space="preserve">; </w:t>
      </w:r>
    </w:p>
    <w:p w14:paraId="322AA1E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w:t>
      </w:r>
    </w:p>
    <w:p w14:paraId="2893065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2B664FF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nums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getNumbers</w:t>
      </w:r>
      <w:r w:rsidRPr="00526AF1">
        <w:rPr>
          <w:rFonts w:ascii="Consolas" w:eastAsia="Times New Roman" w:hAnsi="Consolas" w:cs="Times New Roman"/>
          <w:color w:val="C9D1D9"/>
          <w:kern w:val="0"/>
          <w:sz w:val="21"/>
          <w:szCs w:val="21"/>
          <w:lang w:eastAsia="en-IN"/>
          <w14:ligatures w14:val="none"/>
        </w:rPr>
        <w:t xml:space="preserve">(); </w:t>
      </w:r>
    </w:p>
    <w:p w14:paraId="0F17220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nums.</w:t>
      </w:r>
      <w:r w:rsidRPr="00526AF1">
        <w:rPr>
          <w:rFonts w:ascii="Consolas" w:eastAsia="Times New Roman" w:hAnsi="Consolas" w:cs="Times New Roman"/>
          <w:color w:val="D2A8FF"/>
          <w:kern w:val="0"/>
          <w:sz w:val="21"/>
          <w:szCs w:val="21"/>
          <w:lang w:eastAsia="en-IN"/>
          <w14:ligatures w14:val="none"/>
        </w:rPr>
        <w:t>sort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FFA657"/>
          <w:kern w:val="0"/>
          <w:sz w:val="21"/>
          <w:szCs w:val="21"/>
          <w:lang w:eastAsia="en-IN"/>
          <w14:ligatures w14:val="none"/>
        </w:rPr>
        <w:t>a</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A657"/>
          <w:kern w:val="0"/>
          <w:sz w:val="21"/>
          <w:szCs w:val="21"/>
          <w:lang w:eastAsia="en-IN"/>
          <w14:ligatures w14:val="none"/>
        </w:rPr>
        <w:t>b</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=&gt;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A657"/>
          <w:kern w:val="0"/>
          <w:sz w:val="21"/>
          <w:szCs w:val="21"/>
          <w:lang w:eastAsia="en-IN"/>
          <w14:ligatures w14:val="none"/>
        </w:rPr>
        <w:t>b</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A657"/>
          <w:kern w:val="0"/>
          <w:sz w:val="21"/>
          <w:szCs w:val="21"/>
          <w:lang w:eastAsia="en-IN"/>
          <w14:ligatures w14:val="none"/>
        </w:rPr>
        <w:t>a</w:t>
      </w:r>
      <w:r w:rsidRPr="00526AF1">
        <w:rPr>
          <w:rFonts w:ascii="Consolas" w:eastAsia="Times New Roman" w:hAnsi="Consolas" w:cs="Times New Roman"/>
          <w:color w:val="C9D1D9"/>
          <w:kern w:val="0"/>
          <w:sz w:val="21"/>
          <w:szCs w:val="21"/>
          <w:lang w:eastAsia="en-IN"/>
          <w14:ligatures w14:val="none"/>
        </w:rPr>
        <w:t xml:space="preserve">); </w:t>
      </w:r>
    </w:p>
    <w:p w14:paraId="058067B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CDCAA"/>
          <w:kern w:val="0"/>
          <w:sz w:val="21"/>
          <w:szCs w:val="21"/>
          <w:lang w:eastAsia="en-IN"/>
          <w14:ligatures w14:val="none"/>
        </w:rPr>
        <w:t>alert</w:t>
      </w:r>
      <w:r w:rsidRPr="00526AF1">
        <w:rPr>
          <w:rFonts w:ascii="Consolas" w:eastAsia="Times New Roman" w:hAnsi="Consolas" w:cs="Times New Roman"/>
          <w:color w:val="C9D1D9"/>
          <w:kern w:val="0"/>
          <w:sz w:val="21"/>
          <w:szCs w:val="21"/>
          <w:lang w:eastAsia="en-IN"/>
          <w14:ligatures w14:val="none"/>
        </w:rPr>
        <w:t>(nums.</w:t>
      </w:r>
      <w:r w:rsidRPr="00526AF1">
        <w:rPr>
          <w:rFonts w:ascii="Consolas" w:eastAsia="Times New Roman" w:hAnsi="Consolas" w:cs="Times New Roman"/>
          <w:color w:val="D2A8FF"/>
          <w:kern w:val="0"/>
          <w:sz w:val="21"/>
          <w:szCs w:val="21"/>
          <w:lang w:eastAsia="en-IN"/>
          <w14:ligatures w14:val="none"/>
        </w:rPr>
        <w:t>join</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 "</w:t>
      </w:r>
      <w:r w:rsidRPr="00526AF1">
        <w:rPr>
          <w:rFonts w:ascii="Consolas" w:eastAsia="Times New Roman" w:hAnsi="Consolas" w:cs="Times New Roman"/>
          <w:color w:val="C9D1D9"/>
          <w:kern w:val="0"/>
          <w:sz w:val="21"/>
          <w:szCs w:val="21"/>
          <w:lang w:eastAsia="en-IN"/>
          <w14:ligatures w14:val="none"/>
        </w:rPr>
        <w:t xml:space="preserve">)); </w:t>
      </w:r>
    </w:p>
    <w:p w14:paraId="2A16B74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4482380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"Sorted: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nums.</w:t>
      </w:r>
      <w:r w:rsidRPr="00526AF1">
        <w:rPr>
          <w:rFonts w:ascii="Consolas" w:eastAsia="Times New Roman" w:hAnsi="Consolas" w:cs="Times New Roman"/>
          <w:color w:val="D2A8FF"/>
          <w:kern w:val="0"/>
          <w:sz w:val="21"/>
          <w:szCs w:val="21"/>
          <w:lang w:eastAsia="en-IN"/>
          <w14:ligatures w14:val="none"/>
        </w:rPr>
        <w:t>join</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 "</w:t>
      </w:r>
      <w:r w:rsidRPr="00526AF1">
        <w:rPr>
          <w:rFonts w:ascii="Consolas" w:eastAsia="Times New Roman" w:hAnsi="Consolas" w:cs="Times New Roman"/>
          <w:color w:val="C9D1D9"/>
          <w:kern w:val="0"/>
          <w:sz w:val="21"/>
          <w:szCs w:val="21"/>
          <w:lang w:eastAsia="en-IN"/>
          <w14:ligatures w14:val="none"/>
        </w:rPr>
        <w:t xml:space="preserve">); </w:t>
      </w:r>
    </w:p>
    <w:p w14:paraId="52AC031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2C004D9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largestNumber</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22ACB24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5641332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1E5335D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7944F2B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"Enter 5 numbers like: -5,-2,-6,0,-1"</w:t>
      </w:r>
      <w:r w:rsidRPr="00526AF1">
        <w:rPr>
          <w:rFonts w:ascii="Consolas" w:eastAsia="Times New Roman" w:hAnsi="Consolas" w:cs="Times New Roman"/>
          <w:color w:val="C9D1D9"/>
          <w:kern w:val="0"/>
          <w:sz w:val="21"/>
          <w:szCs w:val="21"/>
          <w:lang w:eastAsia="en-IN"/>
          <w14:ligatures w14:val="none"/>
        </w:rPr>
        <w:t xml:space="preserve">; </w:t>
      </w:r>
    </w:p>
    <w:p w14:paraId="652105A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w:t>
      </w:r>
    </w:p>
    <w:p w14:paraId="3EE23B6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080E65B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nums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getNumbers</w:t>
      </w:r>
      <w:r w:rsidRPr="00526AF1">
        <w:rPr>
          <w:rFonts w:ascii="Consolas" w:eastAsia="Times New Roman" w:hAnsi="Consolas" w:cs="Times New Roman"/>
          <w:color w:val="C9D1D9"/>
          <w:kern w:val="0"/>
          <w:sz w:val="21"/>
          <w:szCs w:val="21"/>
          <w:lang w:eastAsia="en-IN"/>
          <w14:ligatures w14:val="none"/>
        </w:rPr>
        <w:t xml:space="preserve">(); </w:t>
      </w:r>
    </w:p>
    <w:p w14:paraId="2B61024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max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nums[</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w:t>
      </w:r>
    </w:p>
    <w:p w14:paraId="43A0839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for</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569CD6"/>
          <w:kern w:val="0"/>
          <w:sz w:val="21"/>
          <w:szCs w:val="21"/>
          <w:lang w:eastAsia="en-IN"/>
          <w14:ligatures w14:val="none"/>
        </w:rPr>
        <w:t>of</w:t>
      </w:r>
      <w:r w:rsidRPr="00526AF1">
        <w:rPr>
          <w:rFonts w:ascii="Consolas" w:eastAsia="Times New Roman" w:hAnsi="Consolas" w:cs="Times New Roman"/>
          <w:color w:val="C9D1D9"/>
          <w:kern w:val="0"/>
          <w:sz w:val="21"/>
          <w:szCs w:val="21"/>
          <w:lang w:eastAsia="en-IN"/>
          <w14:ligatures w14:val="none"/>
        </w:rPr>
        <w:t xml:space="preserve"> nums) { </w:t>
      </w:r>
    </w:p>
    <w:p w14:paraId="7FE4AA4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D4D4D4"/>
          <w:kern w:val="0"/>
          <w:sz w:val="21"/>
          <w:szCs w:val="21"/>
          <w:lang w:eastAsia="en-IN"/>
          <w14:ligatures w14:val="none"/>
        </w:rPr>
        <w:t>&gt;</w:t>
      </w:r>
      <w:r w:rsidRPr="00526AF1">
        <w:rPr>
          <w:rFonts w:ascii="Consolas" w:eastAsia="Times New Roman" w:hAnsi="Consolas" w:cs="Times New Roman"/>
          <w:color w:val="C9D1D9"/>
          <w:kern w:val="0"/>
          <w:sz w:val="21"/>
          <w:szCs w:val="21"/>
          <w:lang w:eastAsia="en-IN"/>
          <w14:ligatures w14:val="none"/>
        </w:rPr>
        <w:t xml:space="preserve"> max) max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 </w:t>
      </w:r>
    </w:p>
    <w:p w14:paraId="0265DDC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18FB0AA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CDCAA"/>
          <w:kern w:val="0"/>
          <w:sz w:val="21"/>
          <w:szCs w:val="21"/>
          <w:lang w:eastAsia="en-IN"/>
          <w14:ligatures w14:val="none"/>
        </w:rPr>
        <w:t>alert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"Largest: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max); </w:t>
      </w:r>
    </w:p>
    <w:p w14:paraId="71D50C0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153A5097"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"Largest: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max; </w:t>
      </w:r>
    </w:p>
    <w:p w14:paraId="79327C9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20E338A7"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oddEvenLoop</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4801195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6D35DAB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4613D26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017C91DE"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"Enter a number like: 15 (to check from 0 to that number)"</w:t>
      </w:r>
      <w:r w:rsidRPr="00526AF1">
        <w:rPr>
          <w:rFonts w:ascii="Consolas" w:eastAsia="Times New Roman" w:hAnsi="Consolas" w:cs="Times New Roman"/>
          <w:color w:val="C9D1D9"/>
          <w:kern w:val="0"/>
          <w:sz w:val="21"/>
          <w:szCs w:val="21"/>
          <w:lang w:eastAsia="en-IN"/>
          <w14:ligatures w14:val="none"/>
        </w:rPr>
        <w:t xml:space="preserve">; </w:t>
      </w:r>
    </w:p>
    <w:p w14:paraId="22F4A53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w:t>
      </w:r>
    </w:p>
    <w:p w14:paraId="1E726E2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26F9486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4EC9B0"/>
          <w:kern w:val="0"/>
          <w:sz w:val="21"/>
          <w:szCs w:val="21"/>
          <w:lang w:eastAsia="en-IN"/>
          <w14:ligatures w14:val="none"/>
        </w:rPr>
        <w:t>Number</w:t>
      </w:r>
      <w:r w:rsidRPr="00526AF1">
        <w:rPr>
          <w:rFonts w:ascii="Consolas" w:eastAsia="Times New Roman" w:hAnsi="Consolas" w:cs="Times New Roman"/>
          <w:color w:val="C9D1D9"/>
          <w:kern w:val="0"/>
          <w:sz w:val="21"/>
          <w:szCs w:val="21"/>
          <w:lang w:eastAsia="en-IN"/>
          <w14:ligatures w14:val="none"/>
        </w:rPr>
        <w:t xml:space="preserve">(input); </w:t>
      </w:r>
    </w:p>
    <w:p w14:paraId="445B019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7258536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4184ADA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1A059BE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6439EEE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lastRenderedPageBreak/>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result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1D8E66B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for</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i </w:t>
      </w:r>
      <w:r w:rsidRPr="00526AF1">
        <w:rPr>
          <w:rFonts w:ascii="Consolas" w:eastAsia="Times New Roman" w:hAnsi="Consolas" w:cs="Times New Roman"/>
          <w:color w:val="D4D4D4"/>
          <w:kern w:val="0"/>
          <w:sz w:val="21"/>
          <w:szCs w:val="21"/>
          <w:lang w:eastAsia="en-IN"/>
          <w14:ligatures w14:val="none"/>
        </w:rPr>
        <w:t>&lt;=</w:t>
      </w:r>
      <w:r w:rsidRPr="00526AF1">
        <w:rPr>
          <w:rFonts w:ascii="Consolas" w:eastAsia="Times New Roman" w:hAnsi="Consolas" w:cs="Times New Roman"/>
          <w:color w:val="C9D1D9"/>
          <w:kern w:val="0"/>
          <w:sz w:val="21"/>
          <w:szCs w:val="21"/>
          <w:lang w:eastAsia="en-IN"/>
          <w14:ligatures w14:val="none"/>
        </w:rPr>
        <w:t xml:space="preserve"> n; i</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7B08263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2</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w:t>
      </w:r>
    </w:p>
    <w:p w14:paraId="02AE153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result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i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 is Even</w:t>
      </w:r>
      <w:r w:rsidRPr="00526AF1">
        <w:rPr>
          <w:rFonts w:ascii="Consolas" w:eastAsia="Times New Roman" w:hAnsi="Consolas" w:cs="Times New Roman"/>
          <w:color w:val="D7BA7D"/>
          <w:kern w:val="0"/>
          <w:sz w:val="21"/>
          <w:szCs w:val="21"/>
          <w:lang w:eastAsia="en-IN"/>
          <w14:ligatures w14:val="none"/>
        </w:rPr>
        <w:t>\n</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6B70E31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else</w:t>
      </w:r>
      <w:r w:rsidRPr="00526AF1">
        <w:rPr>
          <w:rFonts w:ascii="Consolas" w:eastAsia="Times New Roman" w:hAnsi="Consolas" w:cs="Times New Roman"/>
          <w:color w:val="C9D1D9"/>
          <w:kern w:val="0"/>
          <w:sz w:val="21"/>
          <w:szCs w:val="21"/>
          <w:lang w:eastAsia="en-IN"/>
          <w14:ligatures w14:val="none"/>
        </w:rPr>
        <w:t xml:space="preserve"> </w:t>
      </w:r>
    </w:p>
    <w:p w14:paraId="64C4590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result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i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 is Odd</w:t>
      </w:r>
      <w:r w:rsidRPr="00526AF1">
        <w:rPr>
          <w:rFonts w:ascii="Consolas" w:eastAsia="Times New Roman" w:hAnsi="Consolas" w:cs="Times New Roman"/>
          <w:color w:val="D7BA7D"/>
          <w:kern w:val="0"/>
          <w:sz w:val="21"/>
          <w:szCs w:val="21"/>
          <w:lang w:eastAsia="en-IN"/>
          <w14:ligatures w14:val="none"/>
        </w:rPr>
        <w:t>\n</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5B98152B"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7470F23A"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w:t>
      </w:r>
    </w:p>
    <w:p w14:paraId="2C09929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result; </w:t>
      </w:r>
    </w:p>
    <w:p w14:paraId="06492D2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40570964"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FF7B72"/>
          <w:kern w:val="0"/>
          <w:sz w:val="21"/>
          <w:szCs w:val="21"/>
          <w:lang w:eastAsia="en-IN"/>
          <w14:ligatures w14:val="none"/>
        </w:rPr>
        <w:t>function</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studentGrade</w:t>
      </w:r>
      <w:r w:rsidRPr="00526AF1">
        <w:rPr>
          <w:rFonts w:ascii="Consolas" w:eastAsia="Times New Roman" w:hAnsi="Consolas" w:cs="Times New Roman"/>
          <w:color w:val="D4D4D4"/>
          <w:kern w:val="0"/>
          <w:sz w:val="21"/>
          <w:szCs w:val="21"/>
          <w:lang w:eastAsia="en-IN"/>
          <w14:ligatures w14:val="none"/>
        </w:rPr>
        <w:t xml:space="preserve">() </w:t>
      </w:r>
      <w:r w:rsidRPr="00526AF1">
        <w:rPr>
          <w:rFonts w:ascii="Consolas" w:eastAsia="Times New Roman" w:hAnsi="Consolas" w:cs="Times New Roman"/>
          <w:color w:val="C9D1D9"/>
          <w:kern w:val="0"/>
          <w:sz w:val="21"/>
          <w:szCs w:val="21"/>
          <w:lang w:eastAsia="en-IN"/>
          <w14:ligatures w14:val="none"/>
        </w:rPr>
        <w:t xml:space="preserve">{ </w:t>
      </w:r>
    </w:p>
    <w:p w14:paraId="6610065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"numbers"</w:t>
      </w:r>
      <w:r w:rsidRPr="00526AF1">
        <w:rPr>
          <w:rFonts w:ascii="Consolas" w:eastAsia="Times New Roman" w:hAnsi="Consolas" w:cs="Times New Roman"/>
          <w:color w:val="C9D1D9"/>
          <w:kern w:val="0"/>
          <w:sz w:val="21"/>
          <w:szCs w:val="21"/>
          <w:lang w:eastAsia="en-IN"/>
          <w14:ligatures w14:val="none"/>
        </w:rPr>
        <w:t xml:space="preserve">).value; </w:t>
      </w:r>
    </w:p>
    <w:p w14:paraId="0FCFF64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(input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 </w:t>
      </w:r>
    </w:p>
    <w:p w14:paraId="3826A308"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3D49431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"Enter 6 subject marks like: 70,80,90,60,75,85"</w:t>
      </w:r>
      <w:r w:rsidRPr="00526AF1">
        <w:rPr>
          <w:rFonts w:ascii="Consolas" w:eastAsia="Times New Roman" w:hAnsi="Consolas" w:cs="Times New Roman"/>
          <w:color w:val="C9D1D9"/>
          <w:kern w:val="0"/>
          <w:sz w:val="21"/>
          <w:szCs w:val="21"/>
          <w:lang w:eastAsia="en-IN"/>
          <w14:ligatures w14:val="none"/>
        </w:rPr>
        <w:t xml:space="preserve">; </w:t>
      </w:r>
    </w:p>
    <w:p w14:paraId="3E9EE93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return</w:t>
      </w:r>
      <w:r w:rsidRPr="00526AF1">
        <w:rPr>
          <w:rFonts w:ascii="Consolas" w:eastAsia="Times New Roman" w:hAnsi="Consolas" w:cs="Times New Roman"/>
          <w:color w:val="C9D1D9"/>
          <w:kern w:val="0"/>
          <w:sz w:val="21"/>
          <w:szCs w:val="21"/>
          <w:lang w:eastAsia="en-IN"/>
          <w14:ligatures w14:val="none"/>
        </w:rPr>
        <w:t xml:space="preserve">; </w:t>
      </w:r>
    </w:p>
    <w:p w14:paraId="716607D2"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 </w:t>
      </w:r>
    </w:p>
    <w:p w14:paraId="7246F48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nums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2A8FF"/>
          <w:kern w:val="0"/>
          <w:sz w:val="21"/>
          <w:szCs w:val="21"/>
          <w:lang w:eastAsia="en-IN"/>
          <w14:ligatures w14:val="none"/>
        </w:rPr>
        <w:t>getNumbers</w:t>
      </w:r>
      <w:r w:rsidRPr="00526AF1">
        <w:rPr>
          <w:rFonts w:ascii="Consolas" w:eastAsia="Times New Roman" w:hAnsi="Consolas" w:cs="Times New Roman"/>
          <w:color w:val="C9D1D9"/>
          <w:kern w:val="0"/>
          <w:sz w:val="21"/>
          <w:szCs w:val="21"/>
          <w:lang w:eastAsia="en-IN"/>
          <w14:ligatures w14:val="none"/>
        </w:rPr>
        <w:t xml:space="preserve">(); </w:t>
      </w:r>
    </w:p>
    <w:p w14:paraId="271EE463"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sum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0</w:t>
      </w:r>
      <w:r w:rsidRPr="00526AF1">
        <w:rPr>
          <w:rFonts w:ascii="Consolas" w:eastAsia="Times New Roman" w:hAnsi="Consolas" w:cs="Times New Roman"/>
          <w:color w:val="C9D1D9"/>
          <w:kern w:val="0"/>
          <w:sz w:val="21"/>
          <w:szCs w:val="21"/>
          <w:lang w:eastAsia="en-IN"/>
          <w14:ligatures w14:val="none"/>
        </w:rPr>
        <w:t xml:space="preserve">; </w:t>
      </w:r>
    </w:p>
    <w:p w14:paraId="672C769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for</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n </w:t>
      </w:r>
      <w:r w:rsidRPr="00526AF1">
        <w:rPr>
          <w:rFonts w:ascii="Consolas" w:eastAsia="Times New Roman" w:hAnsi="Consolas" w:cs="Times New Roman"/>
          <w:color w:val="569CD6"/>
          <w:kern w:val="0"/>
          <w:sz w:val="21"/>
          <w:szCs w:val="21"/>
          <w:lang w:eastAsia="en-IN"/>
          <w14:ligatures w14:val="none"/>
        </w:rPr>
        <w:t>of</w:t>
      </w:r>
      <w:r w:rsidRPr="00526AF1">
        <w:rPr>
          <w:rFonts w:ascii="Consolas" w:eastAsia="Times New Roman" w:hAnsi="Consolas" w:cs="Times New Roman"/>
          <w:color w:val="C9D1D9"/>
          <w:kern w:val="0"/>
          <w:sz w:val="21"/>
          <w:szCs w:val="21"/>
          <w:lang w:eastAsia="en-IN"/>
          <w14:ligatures w14:val="none"/>
        </w:rPr>
        <w:t xml:space="preserve"> nums) sum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 </w:t>
      </w:r>
    </w:p>
    <w:p w14:paraId="2FCF5E45"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sum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nums.</w:t>
      </w:r>
      <w:r w:rsidRPr="00526AF1">
        <w:rPr>
          <w:rFonts w:ascii="Consolas" w:eastAsia="Times New Roman" w:hAnsi="Consolas" w:cs="Times New Roman"/>
          <w:color w:val="79C0FF"/>
          <w:kern w:val="0"/>
          <w:sz w:val="21"/>
          <w:szCs w:val="21"/>
          <w:lang w:eastAsia="en-IN"/>
          <w14:ligatures w14:val="none"/>
        </w:rPr>
        <w:t>length</w:t>
      </w:r>
      <w:r w:rsidRPr="00526AF1">
        <w:rPr>
          <w:rFonts w:ascii="Consolas" w:eastAsia="Times New Roman" w:hAnsi="Consolas" w:cs="Times New Roman"/>
          <w:color w:val="C9D1D9"/>
          <w:kern w:val="0"/>
          <w:sz w:val="21"/>
          <w:szCs w:val="21"/>
          <w:lang w:eastAsia="en-IN"/>
          <w14:ligatures w14:val="none"/>
        </w:rPr>
        <w:t xml:space="preserve">; </w:t>
      </w:r>
    </w:p>
    <w:p w14:paraId="416052D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FF7B72"/>
          <w:kern w:val="0"/>
          <w:sz w:val="21"/>
          <w:szCs w:val="21"/>
          <w:lang w:eastAsia="en-IN"/>
          <w14:ligatures w14:val="none"/>
        </w:rPr>
        <w:t>let</w:t>
      </w:r>
      <w:r w:rsidRPr="00526AF1">
        <w:rPr>
          <w:rFonts w:ascii="Consolas" w:eastAsia="Times New Roman" w:hAnsi="Consolas" w:cs="Times New Roman"/>
          <w:color w:val="C9D1D9"/>
          <w:kern w:val="0"/>
          <w:sz w:val="21"/>
          <w:szCs w:val="21"/>
          <w:lang w:eastAsia="en-IN"/>
          <w14:ligatures w14:val="none"/>
        </w:rPr>
        <w:t xml:space="preserve"> grade; </w:t>
      </w:r>
    </w:p>
    <w:p w14:paraId="27579AF0"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&gt;=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90</w:t>
      </w:r>
      <w:r w:rsidRPr="00526AF1">
        <w:rPr>
          <w:rFonts w:ascii="Consolas" w:eastAsia="Times New Roman" w:hAnsi="Consolas" w:cs="Times New Roman"/>
          <w:color w:val="C9D1D9"/>
          <w:kern w:val="0"/>
          <w:sz w:val="21"/>
          <w:szCs w:val="21"/>
          <w:lang w:eastAsia="en-IN"/>
          <w14:ligatures w14:val="none"/>
        </w:rPr>
        <w:t xml:space="preserve">) grade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"A"</w:t>
      </w:r>
      <w:r w:rsidRPr="00526AF1">
        <w:rPr>
          <w:rFonts w:ascii="Consolas" w:eastAsia="Times New Roman" w:hAnsi="Consolas" w:cs="Times New Roman"/>
          <w:color w:val="C9D1D9"/>
          <w:kern w:val="0"/>
          <w:sz w:val="21"/>
          <w:szCs w:val="21"/>
          <w:lang w:eastAsia="en-IN"/>
          <w14:ligatures w14:val="none"/>
        </w:rPr>
        <w:t xml:space="preserve">; </w:t>
      </w:r>
    </w:p>
    <w:p w14:paraId="66DFBAE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else</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&gt;=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75</w:t>
      </w:r>
      <w:r w:rsidRPr="00526AF1">
        <w:rPr>
          <w:rFonts w:ascii="Consolas" w:eastAsia="Times New Roman" w:hAnsi="Consolas" w:cs="Times New Roman"/>
          <w:color w:val="C9D1D9"/>
          <w:kern w:val="0"/>
          <w:sz w:val="21"/>
          <w:szCs w:val="21"/>
          <w:lang w:eastAsia="en-IN"/>
          <w14:ligatures w14:val="none"/>
        </w:rPr>
        <w:t xml:space="preserve">) grade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"B"</w:t>
      </w:r>
      <w:r w:rsidRPr="00526AF1">
        <w:rPr>
          <w:rFonts w:ascii="Consolas" w:eastAsia="Times New Roman" w:hAnsi="Consolas" w:cs="Times New Roman"/>
          <w:color w:val="C9D1D9"/>
          <w:kern w:val="0"/>
          <w:sz w:val="21"/>
          <w:szCs w:val="21"/>
          <w:lang w:eastAsia="en-IN"/>
          <w14:ligatures w14:val="none"/>
        </w:rPr>
        <w:t xml:space="preserve">; </w:t>
      </w:r>
    </w:p>
    <w:p w14:paraId="3013432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else</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if</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&gt;=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B5CEA8"/>
          <w:kern w:val="0"/>
          <w:sz w:val="21"/>
          <w:szCs w:val="21"/>
          <w:lang w:eastAsia="en-IN"/>
          <w14:ligatures w14:val="none"/>
        </w:rPr>
        <w:t>60</w:t>
      </w:r>
      <w:r w:rsidRPr="00526AF1">
        <w:rPr>
          <w:rFonts w:ascii="Consolas" w:eastAsia="Times New Roman" w:hAnsi="Consolas" w:cs="Times New Roman"/>
          <w:color w:val="C9D1D9"/>
          <w:kern w:val="0"/>
          <w:sz w:val="21"/>
          <w:szCs w:val="21"/>
          <w:lang w:eastAsia="en-IN"/>
          <w14:ligatures w14:val="none"/>
        </w:rPr>
        <w:t xml:space="preserve">) grade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"C"</w:t>
      </w:r>
      <w:r w:rsidRPr="00526AF1">
        <w:rPr>
          <w:rFonts w:ascii="Consolas" w:eastAsia="Times New Roman" w:hAnsi="Consolas" w:cs="Times New Roman"/>
          <w:color w:val="C9D1D9"/>
          <w:kern w:val="0"/>
          <w:sz w:val="21"/>
          <w:szCs w:val="21"/>
          <w:lang w:eastAsia="en-IN"/>
          <w14:ligatures w14:val="none"/>
        </w:rPr>
        <w:t xml:space="preserve">; </w:t>
      </w:r>
    </w:p>
    <w:p w14:paraId="6E052C2D"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C586C0"/>
          <w:kern w:val="0"/>
          <w:sz w:val="21"/>
          <w:szCs w:val="21"/>
          <w:lang w:eastAsia="en-IN"/>
          <w14:ligatures w14:val="none"/>
        </w:rPr>
        <w:t>else</w:t>
      </w:r>
      <w:r w:rsidRPr="00526AF1">
        <w:rPr>
          <w:rFonts w:ascii="Consolas" w:eastAsia="Times New Roman" w:hAnsi="Consolas" w:cs="Times New Roman"/>
          <w:color w:val="C9D1D9"/>
          <w:kern w:val="0"/>
          <w:sz w:val="21"/>
          <w:szCs w:val="21"/>
          <w:lang w:eastAsia="en-IN"/>
          <w14:ligatures w14:val="none"/>
        </w:rPr>
        <w:t xml:space="preserve"> grade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"D"</w:t>
      </w:r>
      <w:r w:rsidRPr="00526AF1">
        <w:rPr>
          <w:rFonts w:ascii="Consolas" w:eastAsia="Times New Roman" w:hAnsi="Consolas" w:cs="Times New Roman"/>
          <w:color w:val="C9D1D9"/>
          <w:kern w:val="0"/>
          <w:sz w:val="21"/>
          <w:szCs w:val="21"/>
          <w:lang w:eastAsia="en-IN"/>
          <w14:ligatures w14:val="none"/>
        </w:rPr>
        <w:t xml:space="preserve">; </w:t>
      </w:r>
    </w:p>
    <w:p w14:paraId="577CACD6"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CDCAA"/>
          <w:kern w:val="0"/>
          <w:sz w:val="21"/>
          <w:szCs w:val="21"/>
          <w:lang w:eastAsia="en-IN"/>
          <w14:ligatures w14:val="none"/>
        </w:rPr>
        <w:t>alert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"Average: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 Grade: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grade); </w:t>
      </w:r>
    </w:p>
    <w:p w14:paraId="64FF7C8F"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79C0FF"/>
          <w:kern w:val="0"/>
          <w:sz w:val="21"/>
          <w:szCs w:val="21"/>
          <w:lang w:eastAsia="en-IN"/>
          <w14:ligatures w14:val="none"/>
        </w:rPr>
        <w:t>document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2A8FF"/>
          <w:kern w:val="0"/>
          <w:sz w:val="21"/>
          <w:szCs w:val="21"/>
          <w:lang w:eastAsia="en-IN"/>
          <w14:ligatures w14:val="none"/>
        </w:rPr>
        <w:t>getElementById</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A5D6FF"/>
          <w:kern w:val="0"/>
          <w:sz w:val="21"/>
          <w:szCs w:val="21"/>
          <w:lang w:eastAsia="en-IN"/>
          <w14:ligatures w14:val="none"/>
        </w:rPr>
        <w:t>"output"</w:t>
      </w: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79C0FF"/>
          <w:kern w:val="0"/>
          <w:sz w:val="21"/>
          <w:szCs w:val="21"/>
          <w:lang w:eastAsia="en-IN"/>
          <w14:ligatures w14:val="none"/>
        </w:rPr>
        <w:t>textContent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p>
    <w:p w14:paraId="385A6C97"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"Average: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avg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A5D6FF"/>
          <w:kern w:val="0"/>
          <w:sz w:val="21"/>
          <w:szCs w:val="21"/>
          <w:lang w:eastAsia="en-IN"/>
          <w14:ligatures w14:val="none"/>
        </w:rPr>
        <w:t>" | Grade: "</w:t>
      </w:r>
      <w:r w:rsidRPr="00526AF1">
        <w:rPr>
          <w:rFonts w:ascii="Consolas" w:eastAsia="Times New Roman" w:hAnsi="Consolas" w:cs="Times New Roman"/>
          <w:color w:val="C9D1D9"/>
          <w:kern w:val="0"/>
          <w:sz w:val="21"/>
          <w:szCs w:val="21"/>
          <w:lang w:eastAsia="en-IN"/>
          <w14:ligatures w14:val="none"/>
        </w:rPr>
        <w:t xml:space="preserve"> </w:t>
      </w:r>
      <w:r w:rsidRPr="00526AF1">
        <w:rPr>
          <w:rFonts w:ascii="Consolas" w:eastAsia="Times New Roman" w:hAnsi="Consolas" w:cs="Times New Roman"/>
          <w:color w:val="D4D4D4"/>
          <w:kern w:val="0"/>
          <w:sz w:val="21"/>
          <w:szCs w:val="21"/>
          <w:lang w:eastAsia="en-IN"/>
          <w14:ligatures w14:val="none"/>
        </w:rPr>
        <w:t>+</w:t>
      </w:r>
      <w:r w:rsidRPr="00526AF1">
        <w:rPr>
          <w:rFonts w:ascii="Consolas" w:eastAsia="Times New Roman" w:hAnsi="Consolas" w:cs="Times New Roman"/>
          <w:color w:val="C9D1D9"/>
          <w:kern w:val="0"/>
          <w:sz w:val="21"/>
          <w:szCs w:val="21"/>
          <w:lang w:eastAsia="en-IN"/>
          <w14:ligatures w14:val="none"/>
        </w:rPr>
        <w:t xml:space="preserve"> grade; </w:t>
      </w:r>
    </w:p>
    <w:p w14:paraId="0004B341"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C9D1D9"/>
          <w:kern w:val="0"/>
          <w:sz w:val="21"/>
          <w:szCs w:val="21"/>
          <w:lang w:eastAsia="en-IN"/>
          <w14:ligatures w14:val="none"/>
        </w:rPr>
        <w:t>}</w:t>
      </w:r>
      <w:r w:rsidRPr="00526AF1">
        <w:rPr>
          <w:rFonts w:ascii="Consolas" w:eastAsia="Times New Roman" w:hAnsi="Consolas" w:cs="Times New Roman"/>
          <w:color w:val="D4D4D4"/>
          <w:kern w:val="0"/>
          <w:sz w:val="21"/>
          <w:szCs w:val="21"/>
          <w:lang w:eastAsia="en-IN"/>
          <w14:ligatures w14:val="none"/>
        </w:rPr>
        <w:t xml:space="preserve"> </w:t>
      </w:r>
    </w:p>
    <w:p w14:paraId="4F5D624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script</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4C9061A9"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body</w:t>
      </w:r>
      <w:r w:rsidRPr="00526AF1">
        <w:rPr>
          <w:rFonts w:ascii="Consolas" w:eastAsia="Times New Roman" w:hAnsi="Consolas" w:cs="Times New Roman"/>
          <w:color w:val="808080"/>
          <w:kern w:val="0"/>
          <w:sz w:val="21"/>
          <w:szCs w:val="21"/>
          <w:lang w:eastAsia="en-IN"/>
          <w14:ligatures w14:val="none"/>
        </w:rPr>
        <w:t>&gt;</w:t>
      </w:r>
      <w:r w:rsidRPr="00526AF1">
        <w:rPr>
          <w:rFonts w:ascii="Consolas" w:eastAsia="Times New Roman" w:hAnsi="Consolas" w:cs="Times New Roman"/>
          <w:color w:val="BBBEBF"/>
          <w:kern w:val="0"/>
          <w:sz w:val="21"/>
          <w:szCs w:val="21"/>
          <w:lang w:eastAsia="en-IN"/>
          <w14:ligatures w14:val="none"/>
        </w:rPr>
        <w:t xml:space="preserve"> </w:t>
      </w:r>
    </w:p>
    <w:p w14:paraId="59FF819C" w14:textId="77777777" w:rsidR="00526AF1" w:rsidRPr="00526AF1" w:rsidRDefault="00526AF1" w:rsidP="00526AF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6AF1">
        <w:rPr>
          <w:rFonts w:ascii="Consolas" w:eastAsia="Times New Roman" w:hAnsi="Consolas" w:cs="Times New Roman"/>
          <w:color w:val="808080"/>
          <w:kern w:val="0"/>
          <w:sz w:val="21"/>
          <w:szCs w:val="21"/>
          <w:lang w:eastAsia="en-IN"/>
          <w14:ligatures w14:val="none"/>
        </w:rPr>
        <w:t>&lt;/</w:t>
      </w:r>
      <w:r w:rsidRPr="00526AF1">
        <w:rPr>
          <w:rFonts w:ascii="Consolas" w:eastAsia="Times New Roman" w:hAnsi="Consolas" w:cs="Times New Roman"/>
          <w:color w:val="7EE787"/>
          <w:kern w:val="0"/>
          <w:sz w:val="21"/>
          <w:szCs w:val="21"/>
          <w:lang w:eastAsia="en-IN"/>
          <w14:ligatures w14:val="none"/>
        </w:rPr>
        <w:t>html</w:t>
      </w:r>
      <w:r w:rsidRPr="00526AF1">
        <w:rPr>
          <w:rFonts w:ascii="Consolas" w:eastAsia="Times New Roman" w:hAnsi="Consolas" w:cs="Times New Roman"/>
          <w:color w:val="808080"/>
          <w:kern w:val="0"/>
          <w:sz w:val="21"/>
          <w:szCs w:val="21"/>
          <w:lang w:eastAsia="en-IN"/>
          <w14:ligatures w14:val="none"/>
        </w:rPr>
        <w:t>&gt;</w:t>
      </w:r>
    </w:p>
    <w:p w14:paraId="4D4CC20E" w14:textId="2C1435AD" w:rsidR="00526AF1" w:rsidRDefault="00526AF1" w:rsidP="00342B3B">
      <w:pPr>
        <w:tabs>
          <w:tab w:val="left" w:pos="1068"/>
        </w:tabs>
        <w:rPr>
          <w:rFonts w:ascii="Aptos" w:hAnsi="Aptos"/>
        </w:rPr>
      </w:pPr>
    </w:p>
    <w:p w14:paraId="12A985E1" w14:textId="4B345513" w:rsidR="005A0A88" w:rsidRDefault="005A0A88" w:rsidP="00342B3B">
      <w:pPr>
        <w:tabs>
          <w:tab w:val="left" w:pos="1068"/>
        </w:tabs>
        <w:rPr>
          <w:rFonts w:ascii="Times New Roman" w:hAnsi="Times New Roman" w:cs="Times New Roman"/>
          <w:b/>
          <w:bCs/>
          <w:sz w:val="28"/>
          <w:szCs w:val="28"/>
          <w:u w:val="single"/>
        </w:rPr>
      </w:pPr>
      <w:r w:rsidRPr="005A0A88">
        <w:rPr>
          <w:rFonts w:ascii="Times New Roman" w:hAnsi="Times New Roman" w:cs="Times New Roman"/>
          <w:b/>
          <w:bCs/>
          <w:sz w:val="28"/>
          <w:szCs w:val="28"/>
          <w:u w:val="single"/>
        </w:rPr>
        <w:t xml:space="preserve">OUTPUT: </w:t>
      </w:r>
    </w:p>
    <w:p w14:paraId="04E00139" w14:textId="764ECB4B" w:rsidR="005A0A88" w:rsidRDefault="005A0A88" w:rsidP="00342B3B">
      <w:pPr>
        <w:tabs>
          <w:tab w:val="left" w:pos="1068"/>
        </w:tabs>
        <w:rPr>
          <w:rFonts w:ascii="Times New Roman" w:hAnsi="Times New Roman" w:cs="Times New Roman"/>
          <w:b/>
          <w:bCs/>
          <w:sz w:val="28"/>
          <w:szCs w:val="28"/>
          <w:u w:val="single"/>
        </w:rPr>
      </w:pPr>
      <w:r w:rsidRPr="005A0A88">
        <w:rPr>
          <w:rFonts w:ascii="Times New Roman" w:hAnsi="Times New Roman" w:cs="Times New Roman"/>
          <w:b/>
          <w:bCs/>
          <w:noProof/>
          <w:sz w:val="28"/>
          <w:szCs w:val="28"/>
          <w:u w:val="single"/>
        </w:rPr>
        <w:drawing>
          <wp:inline distT="0" distB="0" distL="0" distR="0" wp14:anchorId="47D9FF4C" wp14:editId="3E1291AC">
            <wp:extent cx="5117123" cy="2732620"/>
            <wp:effectExtent l="0" t="0" r="7620" b="0"/>
            <wp:docPr id="148030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239" name=""/>
                    <pic:cNvPicPr/>
                  </pic:nvPicPr>
                  <pic:blipFill>
                    <a:blip r:embed="rId55"/>
                    <a:stretch>
                      <a:fillRect/>
                    </a:stretch>
                  </pic:blipFill>
                  <pic:spPr>
                    <a:xfrm>
                      <a:off x="0" y="0"/>
                      <a:ext cx="5129706" cy="2739340"/>
                    </a:xfrm>
                    <a:prstGeom prst="rect">
                      <a:avLst/>
                    </a:prstGeom>
                  </pic:spPr>
                </pic:pic>
              </a:graphicData>
            </a:graphic>
          </wp:inline>
        </w:drawing>
      </w:r>
    </w:p>
    <w:p w14:paraId="66B9A4CD" w14:textId="5F8F816F" w:rsidR="006A53E9" w:rsidRDefault="006A53E9" w:rsidP="00342B3B">
      <w:pPr>
        <w:tabs>
          <w:tab w:val="left" w:pos="1068"/>
        </w:tabs>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EXPLANATION:</w:t>
      </w:r>
    </w:p>
    <w:p w14:paraId="5BD01E2F"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&lt;!DOCTYPE html&gt; : the &lt;!DOCTYPE html&gt; element tells the browser that this is an HTML5 document </w:t>
      </w:r>
    </w:p>
    <w:p w14:paraId="5A22D16E"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&lt;html&gt; : the &lt;html&gt; element is the root element of the web page all elements are written inside this </w:t>
      </w:r>
    </w:p>
    <w:p w14:paraId="04C9596F"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&lt;head&gt; : the &lt;head&gt; element contains meta information like title and styles </w:t>
      </w:r>
    </w:p>
    <w:p w14:paraId="3B789D17"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&lt;title&gt; : the &lt;title&gt; element specifies the name of the web page it appears on the browser tab </w:t>
      </w:r>
    </w:p>
    <w:p w14:paraId="1D2F43D0"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&lt;style&gt; : the &lt;style&gt; element is used to write CSS for designing the page </w:t>
      </w:r>
    </w:p>
    <w:p w14:paraId="39494ED7"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body : the body selector is used to style the whole page here flex is used to divide page into two sections </w:t>
      </w:r>
    </w:p>
    <w:p w14:paraId="4C62647F"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.left : this class is used for left side panel contains input box and buttons </w:t>
      </w:r>
    </w:p>
    <w:p w14:paraId="75B64688"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.right : this class is used for right side panel used to display output </w:t>
      </w:r>
    </w:p>
    <w:p w14:paraId="6CBCCCE9"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input : the &lt;input&gt; element is used to take user input here type="text" is used to enter numbers like 1,2,3 </w:t>
      </w:r>
    </w:p>
    <w:p w14:paraId="220DEA14"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button : the &lt;button&gt; element is used to perform actions onclick is used to call JavaScript functions </w:t>
      </w:r>
    </w:p>
    <w:p w14:paraId="0AD9B63E"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&lt;div&gt; : the &lt;div&gt; element is used to group elements helps in layout design </w:t>
      </w:r>
    </w:p>
    <w:p w14:paraId="5D312C1B"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#output : this is an id used to display result .textContent is used to change its text </w:t>
      </w:r>
    </w:p>
    <w:p w14:paraId="427601DE"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&lt;script&gt; : the &lt;script&gt; element is used to write JavaScript code </w:t>
      </w:r>
    </w:p>
    <w:p w14:paraId="4432775E"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function : used to define a block of code that performs a task </w:t>
      </w:r>
    </w:p>
    <w:p w14:paraId="5F1A2331"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getElementById() : used to access HTML elements using id </w:t>
      </w:r>
    </w:p>
    <w:p w14:paraId="08C50B09"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.value : used to get value from input box </w:t>
      </w:r>
    </w:p>
    <w:p w14:paraId="0A4511E5"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.split(",") : used to convert input string into array using comma </w:t>
      </w:r>
    </w:p>
    <w:p w14:paraId="16CC2575"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.map(Number) : converts string values into numbers </w:t>
      </w:r>
    </w:p>
    <w:p w14:paraId="30C5B3E0"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for loop : used to repeat code multiple times </w:t>
      </w:r>
    </w:p>
    <w:p w14:paraId="2B925EF6" w14:textId="77777777" w:rsidR="006A53E9" w:rsidRPr="006A53E9" w:rsidRDefault="006A53E9" w:rsidP="006A53E9">
      <w:pPr>
        <w:tabs>
          <w:tab w:val="left" w:pos="1068"/>
        </w:tabs>
        <w:rPr>
          <w:rFonts w:ascii="Times New Roman" w:hAnsi="Times New Roman" w:cs="Times New Roman"/>
          <w:sz w:val="28"/>
          <w:szCs w:val="28"/>
        </w:rPr>
      </w:pPr>
      <w:r w:rsidRPr="006A53E9">
        <w:rPr>
          <w:rFonts w:ascii="Times New Roman" w:hAnsi="Times New Roman" w:cs="Times New Roman"/>
          <w:sz w:val="28"/>
          <w:szCs w:val="28"/>
        </w:rPr>
        <w:t xml:space="preserve">if condition : used to check conditions </w:t>
      </w:r>
    </w:p>
    <w:p w14:paraId="13479650" w14:textId="77D4562D" w:rsidR="006A53E9" w:rsidRDefault="006A53E9" w:rsidP="00EC3E1A">
      <w:pPr>
        <w:tabs>
          <w:tab w:val="left" w:pos="1068"/>
          <w:tab w:val="center" w:pos="5233"/>
        </w:tabs>
        <w:rPr>
          <w:rFonts w:ascii="Times New Roman" w:hAnsi="Times New Roman" w:cs="Times New Roman"/>
          <w:sz w:val="28"/>
          <w:szCs w:val="28"/>
        </w:rPr>
      </w:pPr>
      <w:r w:rsidRPr="006A53E9">
        <w:rPr>
          <w:rFonts w:ascii="Times New Roman" w:hAnsi="Times New Roman" w:cs="Times New Roman"/>
          <w:sz w:val="28"/>
          <w:szCs w:val="28"/>
        </w:rPr>
        <w:t>alert() : used to display</w:t>
      </w:r>
      <w:r w:rsidR="00EC3E1A">
        <w:rPr>
          <w:rFonts w:ascii="Times New Roman" w:hAnsi="Times New Roman" w:cs="Times New Roman"/>
          <w:sz w:val="28"/>
          <w:szCs w:val="28"/>
        </w:rPr>
        <w:t xml:space="preserve"> </w:t>
      </w:r>
      <w:r w:rsidRPr="006A53E9">
        <w:rPr>
          <w:rFonts w:ascii="Times New Roman" w:hAnsi="Times New Roman" w:cs="Times New Roman"/>
          <w:sz w:val="28"/>
          <w:szCs w:val="28"/>
        </w:rPr>
        <w:t xml:space="preserve"> popup message</w:t>
      </w:r>
      <w:r w:rsidR="00674215">
        <w:rPr>
          <w:rFonts w:ascii="Times New Roman" w:hAnsi="Times New Roman" w:cs="Times New Roman"/>
          <w:sz w:val="28"/>
          <w:szCs w:val="28"/>
        </w:rPr>
        <w:t xml:space="preserve"> </w:t>
      </w:r>
      <w:r w:rsidR="00EC3E1A">
        <w:rPr>
          <w:rFonts w:ascii="Times New Roman" w:hAnsi="Times New Roman" w:cs="Times New Roman"/>
          <w:sz w:val="28"/>
          <w:szCs w:val="28"/>
        </w:rPr>
        <w:t xml:space="preserve">  </w:t>
      </w:r>
      <w:r w:rsidR="00EC3E1A">
        <w:rPr>
          <w:rFonts w:ascii="Times New Roman" w:hAnsi="Times New Roman" w:cs="Times New Roman"/>
          <w:sz w:val="28"/>
          <w:szCs w:val="28"/>
        </w:rPr>
        <w:tab/>
      </w:r>
    </w:p>
    <w:p w14:paraId="5EC3AC7E" w14:textId="77777777" w:rsidR="00EC3E1A" w:rsidRDefault="00EC3E1A" w:rsidP="00EC3E1A">
      <w:pPr>
        <w:tabs>
          <w:tab w:val="left" w:pos="1068"/>
          <w:tab w:val="center" w:pos="5233"/>
        </w:tabs>
        <w:rPr>
          <w:rFonts w:ascii="Times New Roman" w:hAnsi="Times New Roman" w:cs="Times New Roman"/>
          <w:sz w:val="28"/>
          <w:szCs w:val="28"/>
        </w:rPr>
      </w:pPr>
    </w:p>
    <w:p w14:paraId="5CF174DF" w14:textId="77777777" w:rsidR="00EC3E1A" w:rsidRDefault="00EC3E1A" w:rsidP="00EC3E1A">
      <w:pPr>
        <w:tabs>
          <w:tab w:val="left" w:pos="1068"/>
          <w:tab w:val="center" w:pos="5233"/>
        </w:tabs>
        <w:rPr>
          <w:rFonts w:ascii="Times New Roman" w:hAnsi="Times New Roman" w:cs="Times New Roman"/>
          <w:sz w:val="28"/>
          <w:szCs w:val="28"/>
        </w:rPr>
      </w:pPr>
    </w:p>
    <w:p w14:paraId="210A27D8" w14:textId="3AE82372" w:rsidR="00EC3E1A" w:rsidRDefault="002C4E1E"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lastRenderedPageBreak/>
        <w:t xml:space="preserve">                                                               WEEK-11</w:t>
      </w:r>
    </w:p>
    <w:p w14:paraId="367D6332" w14:textId="5990D289" w:rsidR="00EC3E1A" w:rsidRDefault="002C4E1E"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AIM:</w:t>
      </w:r>
      <w:r w:rsidRPr="002C4E1E">
        <w:rPr>
          <w:rFonts w:ascii="Times New Roman" w:hAnsi="Times New Roman" w:cs="Times New Roman"/>
          <w:sz w:val="28"/>
          <w:szCs w:val="28"/>
        </w:rPr>
        <w:t>A website requires users to enter a username. The system should display a message while typing if the username is less than 5 characters.</w:t>
      </w:r>
    </w:p>
    <w:p w14:paraId="59F5A87A" w14:textId="47B042CB" w:rsidR="002C4E1E" w:rsidRDefault="002C4E1E"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CODE :</w:t>
      </w:r>
    </w:p>
    <w:p w14:paraId="36AA8BF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DOCTYPE</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47C8C997"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7CEA828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head</w:t>
      </w:r>
      <w:r w:rsidRPr="00413307">
        <w:rPr>
          <w:rFonts w:ascii="Consolas" w:eastAsia="Times New Roman" w:hAnsi="Consolas" w:cs="Times New Roman"/>
          <w:color w:val="808080"/>
          <w:kern w:val="0"/>
          <w:sz w:val="21"/>
          <w:szCs w:val="21"/>
          <w:lang w:eastAsia="en-IN"/>
          <w14:ligatures w14:val="none"/>
        </w:rPr>
        <w:t>&gt;</w:t>
      </w:r>
    </w:p>
    <w:p w14:paraId="4B9EDC6C"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title</w:t>
      </w:r>
      <w:r w:rsidRPr="00413307">
        <w:rPr>
          <w:rFonts w:ascii="Consolas" w:eastAsia="Times New Roman" w:hAnsi="Consolas" w:cs="Times New Roman"/>
          <w:color w:val="808080"/>
          <w:kern w:val="0"/>
          <w:sz w:val="21"/>
          <w:szCs w:val="21"/>
          <w:lang w:eastAsia="en-IN"/>
          <w14:ligatures w14:val="none"/>
        </w:rPr>
        <w:t>&gt;</w:t>
      </w:r>
      <w:r w:rsidRPr="00413307">
        <w:rPr>
          <w:rFonts w:ascii="Consolas" w:eastAsia="Times New Roman" w:hAnsi="Consolas" w:cs="Times New Roman"/>
          <w:color w:val="BBBEBF"/>
          <w:kern w:val="0"/>
          <w:sz w:val="21"/>
          <w:szCs w:val="21"/>
          <w:lang w:eastAsia="en-IN"/>
          <w14:ligatures w14:val="none"/>
        </w:rPr>
        <w:t>Username Validation</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title</w:t>
      </w:r>
      <w:r w:rsidRPr="00413307">
        <w:rPr>
          <w:rFonts w:ascii="Consolas" w:eastAsia="Times New Roman" w:hAnsi="Consolas" w:cs="Times New Roman"/>
          <w:color w:val="808080"/>
          <w:kern w:val="0"/>
          <w:sz w:val="21"/>
          <w:szCs w:val="21"/>
          <w:lang w:eastAsia="en-IN"/>
          <w14:ligatures w14:val="none"/>
        </w:rPr>
        <w:t>&gt;</w:t>
      </w:r>
    </w:p>
    <w:p w14:paraId="287AF17B"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head</w:t>
      </w:r>
      <w:r w:rsidRPr="00413307">
        <w:rPr>
          <w:rFonts w:ascii="Consolas" w:eastAsia="Times New Roman" w:hAnsi="Consolas" w:cs="Times New Roman"/>
          <w:color w:val="808080"/>
          <w:kern w:val="0"/>
          <w:sz w:val="21"/>
          <w:szCs w:val="21"/>
          <w:lang w:eastAsia="en-IN"/>
          <w14:ligatures w14:val="none"/>
        </w:rPr>
        <w:t>&gt;</w:t>
      </w:r>
    </w:p>
    <w:p w14:paraId="0F8EB1C9"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body</w:t>
      </w:r>
      <w:r w:rsidRPr="00413307">
        <w:rPr>
          <w:rFonts w:ascii="Consolas" w:eastAsia="Times New Roman" w:hAnsi="Consolas" w:cs="Times New Roman"/>
          <w:color w:val="808080"/>
          <w:kern w:val="0"/>
          <w:sz w:val="21"/>
          <w:szCs w:val="21"/>
          <w:lang w:eastAsia="en-IN"/>
          <w14:ligatures w14:val="none"/>
        </w:rPr>
        <w:t>&gt;</w:t>
      </w:r>
    </w:p>
    <w:p w14:paraId="7047250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64D33C"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h3</w:t>
      </w:r>
      <w:r w:rsidRPr="00413307">
        <w:rPr>
          <w:rFonts w:ascii="Consolas" w:eastAsia="Times New Roman" w:hAnsi="Consolas" w:cs="Times New Roman"/>
          <w:color w:val="808080"/>
          <w:kern w:val="0"/>
          <w:sz w:val="21"/>
          <w:szCs w:val="21"/>
          <w:lang w:eastAsia="en-IN"/>
          <w14:ligatures w14:val="none"/>
        </w:rPr>
        <w:t>&gt;</w:t>
      </w:r>
      <w:r w:rsidRPr="00413307">
        <w:rPr>
          <w:rFonts w:ascii="Consolas" w:eastAsia="Times New Roman" w:hAnsi="Consolas" w:cs="Times New Roman"/>
          <w:color w:val="BBBEBF"/>
          <w:kern w:val="0"/>
          <w:sz w:val="21"/>
          <w:szCs w:val="21"/>
          <w:lang w:eastAsia="en-IN"/>
          <w14:ligatures w14:val="none"/>
        </w:rPr>
        <w:t>Enter Username:</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h3</w:t>
      </w:r>
      <w:r w:rsidRPr="00413307">
        <w:rPr>
          <w:rFonts w:ascii="Consolas" w:eastAsia="Times New Roman" w:hAnsi="Consolas" w:cs="Times New Roman"/>
          <w:color w:val="808080"/>
          <w:kern w:val="0"/>
          <w:sz w:val="21"/>
          <w:szCs w:val="21"/>
          <w:lang w:eastAsia="en-IN"/>
          <w14:ligatures w14:val="none"/>
        </w:rPr>
        <w:t>&gt;</w:t>
      </w:r>
    </w:p>
    <w:p w14:paraId="5B08A67F"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input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type</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"text"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id</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"username"</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onkeyup</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D2A8FF"/>
          <w:kern w:val="0"/>
          <w:sz w:val="21"/>
          <w:szCs w:val="21"/>
          <w:lang w:eastAsia="en-IN"/>
          <w14:ligatures w14:val="none"/>
        </w:rPr>
        <w:t>checkUsername</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808080"/>
          <w:kern w:val="0"/>
          <w:sz w:val="21"/>
          <w:szCs w:val="21"/>
          <w:lang w:eastAsia="en-IN"/>
          <w14:ligatures w14:val="none"/>
        </w:rPr>
        <w:t>&gt;</w:t>
      </w:r>
    </w:p>
    <w:p w14:paraId="75E8402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p</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id</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"msg"</w:t>
      </w:r>
      <w:r w:rsidRPr="00413307">
        <w:rPr>
          <w:rFonts w:ascii="Consolas" w:eastAsia="Times New Roman" w:hAnsi="Consolas" w:cs="Times New Roman"/>
          <w:color w:val="808080"/>
          <w:kern w:val="0"/>
          <w:sz w:val="21"/>
          <w:szCs w:val="21"/>
          <w:lang w:eastAsia="en-IN"/>
          <w14:ligatures w14:val="none"/>
        </w:rPr>
        <w:t>&gt;&lt;/</w:t>
      </w:r>
      <w:r w:rsidRPr="00413307">
        <w:rPr>
          <w:rFonts w:ascii="Consolas" w:eastAsia="Times New Roman" w:hAnsi="Consolas" w:cs="Times New Roman"/>
          <w:color w:val="7EE787"/>
          <w:kern w:val="0"/>
          <w:sz w:val="21"/>
          <w:szCs w:val="21"/>
          <w:lang w:eastAsia="en-IN"/>
          <w14:ligatures w14:val="none"/>
        </w:rPr>
        <w:t>p</w:t>
      </w:r>
      <w:r w:rsidRPr="00413307">
        <w:rPr>
          <w:rFonts w:ascii="Consolas" w:eastAsia="Times New Roman" w:hAnsi="Consolas" w:cs="Times New Roman"/>
          <w:color w:val="808080"/>
          <w:kern w:val="0"/>
          <w:sz w:val="21"/>
          <w:szCs w:val="21"/>
          <w:lang w:eastAsia="en-IN"/>
          <w14:ligatures w14:val="none"/>
        </w:rPr>
        <w:t>&gt;</w:t>
      </w:r>
    </w:p>
    <w:p w14:paraId="69F23F8E"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7D22B3"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script</w:t>
      </w:r>
      <w:r w:rsidRPr="00413307">
        <w:rPr>
          <w:rFonts w:ascii="Consolas" w:eastAsia="Times New Roman" w:hAnsi="Consolas" w:cs="Times New Roman"/>
          <w:color w:val="808080"/>
          <w:kern w:val="0"/>
          <w:sz w:val="21"/>
          <w:szCs w:val="21"/>
          <w:lang w:eastAsia="en-IN"/>
          <w14:ligatures w14:val="none"/>
        </w:rPr>
        <w:t>&gt;</w:t>
      </w:r>
    </w:p>
    <w:p w14:paraId="14A8E70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FF7B72"/>
          <w:kern w:val="0"/>
          <w:sz w:val="21"/>
          <w:szCs w:val="21"/>
          <w:lang w:eastAsia="en-IN"/>
          <w14:ligatures w14:val="none"/>
        </w:rPr>
        <w:t>function</w:t>
      </w:r>
      <w:r w:rsidRPr="00413307">
        <w:rPr>
          <w:rFonts w:ascii="Consolas" w:eastAsia="Times New Roman" w:hAnsi="Consolas" w:cs="Times New Roman"/>
          <w:color w:val="D4D4D4"/>
          <w:kern w:val="0"/>
          <w:sz w:val="21"/>
          <w:szCs w:val="21"/>
          <w:lang w:eastAsia="en-IN"/>
          <w14:ligatures w14:val="none"/>
        </w:rPr>
        <w:t xml:space="preserve"> </w:t>
      </w:r>
      <w:r w:rsidRPr="00413307">
        <w:rPr>
          <w:rFonts w:ascii="Consolas" w:eastAsia="Times New Roman" w:hAnsi="Consolas" w:cs="Times New Roman"/>
          <w:color w:val="D2A8FF"/>
          <w:kern w:val="0"/>
          <w:sz w:val="21"/>
          <w:szCs w:val="21"/>
          <w:lang w:eastAsia="en-IN"/>
          <w14:ligatures w14:val="none"/>
        </w:rPr>
        <w:t>checkUsername</w:t>
      </w:r>
      <w:r w:rsidRPr="00413307">
        <w:rPr>
          <w:rFonts w:ascii="Consolas" w:eastAsia="Times New Roman" w:hAnsi="Consolas" w:cs="Times New Roman"/>
          <w:color w:val="D4D4D4"/>
          <w:kern w:val="0"/>
          <w:sz w:val="21"/>
          <w:szCs w:val="21"/>
          <w:lang w:eastAsia="en-IN"/>
          <w14:ligatures w14:val="none"/>
        </w:rPr>
        <w:t xml:space="preserve">() </w:t>
      </w:r>
      <w:r w:rsidRPr="00413307">
        <w:rPr>
          <w:rFonts w:ascii="Consolas" w:eastAsia="Times New Roman" w:hAnsi="Consolas" w:cs="Times New Roman"/>
          <w:color w:val="C9D1D9"/>
          <w:kern w:val="0"/>
          <w:sz w:val="21"/>
          <w:szCs w:val="21"/>
          <w:lang w:eastAsia="en-IN"/>
          <w14:ligatures w14:val="none"/>
        </w:rPr>
        <w:t>{</w:t>
      </w:r>
    </w:p>
    <w:p w14:paraId="2EB39B49"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FF7B72"/>
          <w:kern w:val="0"/>
          <w:sz w:val="21"/>
          <w:szCs w:val="21"/>
          <w:lang w:eastAsia="en-IN"/>
          <w14:ligatures w14:val="none"/>
        </w:rPr>
        <w:t>let</w:t>
      </w:r>
      <w:r w:rsidRPr="00413307">
        <w:rPr>
          <w:rFonts w:ascii="Consolas" w:eastAsia="Times New Roman" w:hAnsi="Consolas" w:cs="Times New Roman"/>
          <w:color w:val="C9D1D9"/>
          <w:kern w:val="0"/>
          <w:sz w:val="21"/>
          <w:szCs w:val="21"/>
          <w:lang w:eastAsia="en-IN"/>
          <w14:ligatures w14:val="none"/>
        </w:rPr>
        <w:t xml:space="preserve"> username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79C0FF"/>
          <w:kern w:val="0"/>
          <w:sz w:val="21"/>
          <w:szCs w:val="21"/>
          <w:lang w:eastAsia="en-IN"/>
          <w14:ligatures w14:val="none"/>
        </w:rPr>
        <w:t>document</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D2A8FF"/>
          <w:kern w:val="0"/>
          <w:sz w:val="21"/>
          <w:szCs w:val="21"/>
          <w:lang w:eastAsia="en-IN"/>
          <w14:ligatures w14:val="none"/>
        </w:rPr>
        <w:t>getElementById</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"username"</w:t>
      </w:r>
      <w:r w:rsidRPr="00413307">
        <w:rPr>
          <w:rFonts w:ascii="Consolas" w:eastAsia="Times New Roman" w:hAnsi="Consolas" w:cs="Times New Roman"/>
          <w:color w:val="C9D1D9"/>
          <w:kern w:val="0"/>
          <w:sz w:val="21"/>
          <w:szCs w:val="21"/>
          <w:lang w:eastAsia="en-IN"/>
          <w14:ligatures w14:val="none"/>
        </w:rPr>
        <w:t>).value;</w:t>
      </w:r>
    </w:p>
    <w:p w14:paraId="3B590BA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FF7B72"/>
          <w:kern w:val="0"/>
          <w:sz w:val="21"/>
          <w:szCs w:val="21"/>
          <w:lang w:eastAsia="en-IN"/>
          <w14:ligatures w14:val="none"/>
        </w:rPr>
        <w:t>let</w:t>
      </w:r>
      <w:r w:rsidRPr="00413307">
        <w:rPr>
          <w:rFonts w:ascii="Consolas" w:eastAsia="Times New Roman" w:hAnsi="Consolas" w:cs="Times New Roman"/>
          <w:color w:val="C9D1D9"/>
          <w:kern w:val="0"/>
          <w:sz w:val="21"/>
          <w:szCs w:val="21"/>
          <w:lang w:eastAsia="en-IN"/>
          <w14:ligatures w14:val="none"/>
        </w:rPr>
        <w:t xml:space="preserve"> msg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79C0FF"/>
          <w:kern w:val="0"/>
          <w:sz w:val="21"/>
          <w:szCs w:val="21"/>
          <w:lang w:eastAsia="en-IN"/>
          <w14:ligatures w14:val="none"/>
        </w:rPr>
        <w:t>document</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D2A8FF"/>
          <w:kern w:val="0"/>
          <w:sz w:val="21"/>
          <w:szCs w:val="21"/>
          <w:lang w:eastAsia="en-IN"/>
          <w14:ligatures w14:val="none"/>
        </w:rPr>
        <w:t>getElementById</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"msg"</w:t>
      </w:r>
      <w:r w:rsidRPr="00413307">
        <w:rPr>
          <w:rFonts w:ascii="Consolas" w:eastAsia="Times New Roman" w:hAnsi="Consolas" w:cs="Times New Roman"/>
          <w:color w:val="C9D1D9"/>
          <w:kern w:val="0"/>
          <w:sz w:val="21"/>
          <w:szCs w:val="21"/>
          <w:lang w:eastAsia="en-IN"/>
          <w14:ligatures w14:val="none"/>
        </w:rPr>
        <w:t>);</w:t>
      </w:r>
    </w:p>
    <w:p w14:paraId="6220A7C2"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D0B01F"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C586C0"/>
          <w:kern w:val="0"/>
          <w:sz w:val="21"/>
          <w:szCs w:val="21"/>
          <w:lang w:eastAsia="en-IN"/>
          <w14:ligatures w14:val="none"/>
        </w:rPr>
        <w:t>if</w:t>
      </w:r>
      <w:r w:rsidRPr="00413307">
        <w:rPr>
          <w:rFonts w:ascii="Consolas" w:eastAsia="Times New Roman" w:hAnsi="Consolas" w:cs="Times New Roman"/>
          <w:color w:val="C9D1D9"/>
          <w:kern w:val="0"/>
          <w:sz w:val="21"/>
          <w:szCs w:val="21"/>
          <w:lang w:eastAsia="en-IN"/>
          <w14:ligatures w14:val="none"/>
        </w:rPr>
        <w:t xml:space="preserve"> (username.</w:t>
      </w:r>
      <w:r w:rsidRPr="00413307">
        <w:rPr>
          <w:rFonts w:ascii="Consolas" w:eastAsia="Times New Roman" w:hAnsi="Consolas" w:cs="Times New Roman"/>
          <w:color w:val="79C0FF"/>
          <w:kern w:val="0"/>
          <w:sz w:val="21"/>
          <w:szCs w:val="21"/>
          <w:lang w:eastAsia="en-IN"/>
          <w14:ligatures w14:val="none"/>
        </w:rPr>
        <w:t>length</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&lt;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B5CEA8"/>
          <w:kern w:val="0"/>
          <w:sz w:val="21"/>
          <w:szCs w:val="21"/>
          <w:lang w:eastAsia="en-IN"/>
          <w14:ligatures w14:val="none"/>
        </w:rPr>
        <w:t>5</w:t>
      </w:r>
      <w:r w:rsidRPr="00413307">
        <w:rPr>
          <w:rFonts w:ascii="Consolas" w:eastAsia="Times New Roman" w:hAnsi="Consolas" w:cs="Times New Roman"/>
          <w:color w:val="C9D1D9"/>
          <w:kern w:val="0"/>
          <w:sz w:val="21"/>
          <w:szCs w:val="21"/>
          <w:lang w:eastAsia="en-IN"/>
          <w14:ligatures w14:val="none"/>
        </w:rPr>
        <w:t>) {</w:t>
      </w:r>
    </w:p>
    <w:p w14:paraId="7601454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innerHTML</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"Username must be at least 5 characters"</w:t>
      </w:r>
      <w:r w:rsidRPr="00413307">
        <w:rPr>
          <w:rFonts w:ascii="Consolas" w:eastAsia="Times New Roman" w:hAnsi="Consolas" w:cs="Times New Roman"/>
          <w:color w:val="C9D1D9"/>
          <w:kern w:val="0"/>
          <w:sz w:val="21"/>
          <w:szCs w:val="21"/>
          <w:lang w:eastAsia="en-IN"/>
          <w14:ligatures w14:val="none"/>
        </w:rPr>
        <w:t>;</w:t>
      </w:r>
    </w:p>
    <w:p w14:paraId="29CC124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style</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79C0FF"/>
          <w:kern w:val="0"/>
          <w:sz w:val="21"/>
          <w:szCs w:val="21"/>
          <w:lang w:eastAsia="en-IN"/>
          <w14:ligatures w14:val="none"/>
        </w:rPr>
        <w:t>color</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"red"</w:t>
      </w:r>
      <w:r w:rsidRPr="00413307">
        <w:rPr>
          <w:rFonts w:ascii="Consolas" w:eastAsia="Times New Roman" w:hAnsi="Consolas" w:cs="Times New Roman"/>
          <w:color w:val="C9D1D9"/>
          <w:kern w:val="0"/>
          <w:sz w:val="21"/>
          <w:szCs w:val="21"/>
          <w:lang w:eastAsia="en-IN"/>
          <w14:ligatures w14:val="none"/>
        </w:rPr>
        <w:t>;</w:t>
      </w:r>
    </w:p>
    <w:p w14:paraId="14E62B4D"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 </w:t>
      </w:r>
      <w:r w:rsidRPr="00413307">
        <w:rPr>
          <w:rFonts w:ascii="Consolas" w:eastAsia="Times New Roman" w:hAnsi="Consolas" w:cs="Times New Roman"/>
          <w:color w:val="C586C0"/>
          <w:kern w:val="0"/>
          <w:sz w:val="21"/>
          <w:szCs w:val="21"/>
          <w:lang w:eastAsia="en-IN"/>
          <w14:ligatures w14:val="none"/>
        </w:rPr>
        <w:t>else</w:t>
      </w:r>
      <w:r w:rsidRPr="00413307">
        <w:rPr>
          <w:rFonts w:ascii="Consolas" w:eastAsia="Times New Roman" w:hAnsi="Consolas" w:cs="Times New Roman"/>
          <w:color w:val="C9D1D9"/>
          <w:kern w:val="0"/>
          <w:sz w:val="21"/>
          <w:szCs w:val="21"/>
          <w:lang w:eastAsia="en-IN"/>
          <w14:ligatures w14:val="none"/>
        </w:rPr>
        <w:t xml:space="preserve"> {</w:t>
      </w:r>
    </w:p>
    <w:p w14:paraId="5D17E5F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innerHTML</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"Valid username"</w:t>
      </w:r>
      <w:r w:rsidRPr="00413307">
        <w:rPr>
          <w:rFonts w:ascii="Consolas" w:eastAsia="Times New Roman" w:hAnsi="Consolas" w:cs="Times New Roman"/>
          <w:color w:val="C9D1D9"/>
          <w:kern w:val="0"/>
          <w:sz w:val="21"/>
          <w:szCs w:val="21"/>
          <w:lang w:eastAsia="en-IN"/>
          <w14:ligatures w14:val="none"/>
        </w:rPr>
        <w:t>;</w:t>
      </w:r>
    </w:p>
    <w:p w14:paraId="78DE090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style</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79C0FF"/>
          <w:kern w:val="0"/>
          <w:sz w:val="21"/>
          <w:szCs w:val="21"/>
          <w:lang w:eastAsia="en-IN"/>
          <w14:ligatures w14:val="none"/>
        </w:rPr>
        <w:t>color</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"green"</w:t>
      </w:r>
      <w:r w:rsidRPr="00413307">
        <w:rPr>
          <w:rFonts w:ascii="Consolas" w:eastAsia="Times New Roman" w:hAnsi="Consolas" w:cs="Times New Roman"/>
          <w:color w:val="C9D1D9"/>
          <w:kern w:val="0"/>
          <w:sz w:val="21"/>
          <w:szCs w:val="21"/>
          <w:lang w:eastAsia="en-IN"/>
          <w14:ligatures w14:val="none"/>
        </w:rPr>
        <w:t>;</w:t>
      </w:r>
    </w:p>
    <w:p w14:paraId="790D1247"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w:t>
      </w:r>
    </w:p>
    <w:p w14:paraId="05832B9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w:t>
      </w:r>
    </w:p>
    <w:p w14:paraId="142C658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script</w:t>
      </w:r>
      <w:r w:rsidRPr="00413307">
        <w:rPr>
          <w:rFonts w:ascii="Consolas" w:eastAsia="Times New Roman" w:hAnsi="Consolas" w:cs="Times New Roman"/>
          <w:color w:val="808080"/>
          <w:kern w:val="0"/>
          <w:sz w:val="21"/>
          <w:szCs w:val="21"/>
          <w:lang w:eastAsia="en-IN"/>
          <w14:ligatures w14:val="none"/>
        </w:rPr>
        <w:t>&gt;</w:t>
      </w:r>
    </w:p>
    <w:p w14:paraId="063F907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95BCFB"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body</w:t>
      </w:r>
      <w:r w:rsidRPr="00413307">
        <w:rPr>
          <w:rFonts w:ascii="Consolas" w:eastAsia="Times New Roman" w:hAnsi="Consolas" w:cs="Times New Roman"/>
          <w:color w:val="808080"/>
          <w:kern w:val="0"/>
          <w:sz w:val="21"/>
          <w:szCs w:val="21"/>
          <w:lang w:eastAsia="en-IN"/>
          <w14:ligatures w14:val="none"/>
        </w:rPr>
        <w:t>&gt;</w:t>
      </w:r>
    </w:p>
    <w:p w14:paraId="3E7FD947"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0FC3DD52" w14:textId="77777777" w:rsidR="002C4E1E" w:rsidRDefault="002C4E1E" w:rsidP="00EC3E1A">
      <w:pPr>
        <w:tabs>
          <w:tab w:val="left" w:pos="1068"/>
          <w:tab w:val="center" w:pos="5233"/>
        </w:tabs>
        <w:rPr>
          <w:rFonts w:ascii="Times New Roman" w:hAnsi="Times New Roman" w:cs="Times New Roman"/>
          <w:sz w:val="28"/>
          <w:szCs w:val="28"/>
        </w:rPr>
      </w:pPr>
    </w:p>
    <w:p w14:paraId="236B75C5" w14:textId="25C46ABA" w:rsidR="00413307" w:rsidRDefault="00413307"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OUTPUT:</w:t>
      </w:r>
    </w:p>
    <w:p w14:paraId="416CF89F" w14:textId="11FEA1A9" w:rsidR="00413307" w:rsidRDefault="00413307" w:rsidP="00EC3E1A">
      <w:pPr>
        <w:tabs>
          <w:tab w:val="left" w:pos="1068"/>
          <w:tab w:val="center" w:pos="5233"/>
        </w:tabs>
        <w:rPr>
          <w:rFonts w:ascii="Times New Roman" w:hAnsi="Times New Roman" w:cs="Times New Roman"/>
          <w:sz w:val="28"/>
          <w:szCs w:val="28"/>
        </w:rPr>
      </w:pPr>
      <w:r w:rsidRPr="00413307">
        <w:rPr>
          <w:rFonts w:ascii="Times New Roman" w:hAnsi="Times New Roman" w:cs="Times New Roman"/>
          <w:noProof/>
          <w:sz w:val="28"/>
          <w:szCs w:val="28"/>
        </w:rPr>
        <w:drawing>
          <wp:inline distT="0" distB="0" distL="0" distR="0" wp14:anchorId="708C7961" wp14:editId="6F87D7F5">
            <wp:extent cx="6645910" cy="2324735"/>
            <wp:effectExtent l="0" t="0" r="2540" b="0"/>
            <wp:docPr id="55133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8215" name=""/>
                    <pic:cNvPicPr/>
                  </pic:nvPicPr>
                  <pic:blipFill>
                    <a:blip r:embed="rId56"/>
                    <a:stretch>
                      <a:fillRect/>
                    </a:stretch>
                  </pic:blipFill>
                  <pic:spPr>
                    <a:xfrm>
                      <a:off x="0" y="0"/>
                      <a:ext cx="6645910" cy="2324735"/>
                    </a:xfrm>
                    <a:prstGeom prst="rect">
                      <a:avLst/>
                    </a:prstGeom>
                  </pic:spPr>
                </pic:pic>
              </a:graphicData>
            </a:graphic>
          </wp:inline>
        </w:drawing>
      </w:r>
    </w:p>
    <w:p w14:paraId="1CE2C45B" w14:textId="4F00EEC2" w:rsidR="00413307" w:rsidRDefault="00413307"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lastRenderedPageBreak/>
        <w:t>AIM:11B:</w:t>
      </w:r>
      <w:r w:rsidRPr="00413307">
        <w:t xml:space="preserve"> </w:t>
      </w:r>
      <w:r w:rsidRPr="00413307">
        <w:rPr>
          <w:rFonts w:ascii="Times New Roman" w:hAnsi="Times New Roman" w:cs="Times New Roman"/>
          <w:sz w:val="28"/>
          <w:szCs w:val="28"/>
        </w:rPr>
        <w:t>2. A registration form should validate email format before submission. If invalid, the form should not be submitted.</w:t>
      </w:r>
    </w:p>
    <w:p w14:paraId="7EA3CE60" w14:textId="230D374C" w:rsidR="00413307" w:rsidRDefault="00413307"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CODE :</w:t>
      </w:r>
    </w:p>
    <w:p w14:paraId="7FD76B8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DOCTYPE</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06459B47"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376295EF"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head</w:t>
      </w:r>
      <w:r w:rsidRPr="00413307">
        <w:rPr>
          <w:rFonts w:ascii="Consolas" w:eastAsia="Times New Roman" w:hAnsi="Consolas" w:cs="Times New Roman"/>
          <w:color w:val="808080"/>
          <w:kern w:val="0"/>
          <w:sz w:val="21"/>
          <w:szCs w:val="21"/>
          <w:lang w:eastAsia="en-IN"/>
          <w14:ligatures w14:val="none"/>
        </w:rPr>
        <w:t>&gt;</w:t>
      </w:r>
    </w:p>
    <w:p w14:paraId="5C1ED2EE"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title</w:t>
      </w:r>
      <w:r w:rsidRPr="00413307">
        <w:rPr>
          <w:rFonts w:ascii="Consolas" w:eastAsia="Times New Roman" w:hAnsi="Consolas" w:cs="Times New Roman"/>
          <w:color w:val="808080"/>
          <w:kern w:val="0"/>
          <w:sz w:val="21"/>
          <w:szCs w:val="21"/>
          <w:lang w:eastAsia="en-IN"/>
          <w14:ligatures w14:val="none"/>
        </w:rPr>
        <w:t>&gt;</w:t>
      </w:r>
      <w:r w:rsidRPr="00413307">
        <w:rPr>
          <w:rFonts w:ascii="Consolas" w:eastAsia="Times New Roman" w:hAnsi="Consolas" w:cs="Times New Roman"/>
          <w:color w:val="BBBEBF"/>
          <w:kern w:val="0"/>
          <w:sz w:val="21"/>
          <w:szCs w:val="21"/>
          <w:lang w:eastAsia="en-IN"/>
          <w14:ligatures w14:val="none"/>
        </w:rPr>
        <w:t>Email Validation</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title</w:t>
      </w:r>
      <w:r w:rsidRPr="00413307">
        <w:rPr>
          <w:rFonts w:ascii="Consolas" w:eastAsia="Times New Roman" w:hAnsi="Consolas" w:cs="Times New Roman"/>
          <w:color w:val="808080"/>
          <w:kern w:val="0"/>
          <w:sz w:val="21"/>
          <w:szCs w:val="21"/>
          <w:lang w:eastAsia="en-IN"/>
          <w14:ligatures w14:val="none"/>
        </w:rPr>
        <w:t>&gt;</w:t>
      </w:r>
    </w:p>
    <w:p w14:paraId="258EDDE3"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head</w:t>
      </w:r>
      <w:r w:rsidRPr="00413307">
        <w:rPr>
          <w:rFonts w:ascii="Consolas" w:eastAsia="Times New Roman" w:hAnsi="Consolas" w:cs="Times New Roman"/>
          <w:color w:val="808080"/>
          <w:kern w:val="0"/>
          <w:sz w:val="21"/>
          <w:szCs w:val="21"/>
          <w:lang w:eastAsia="en-IN"/>
          <w14:ligatures w14:val="none"/>
        </w:rPr>
        <w:t>&gt;</w:t>
      </w:r>
    </w:p>
    <w:p w14:paraId="74E316BE"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body</w:t>
      </w:r>
      <w:r w:rsidRPr="00413307">
        <w:rPr>
          <w:rFonts w:ascii="Consolas" w:eastAsia="Times New Roman" w:hAnsi="Consolas" w:cs="Times New Roman"/>
          <w:color w:val="808080"/>
          <w:kern w:val="0"/>
          <w:sz w:val="21"/>
          <w:szCs w:val="21"/>
          <w:lang w:eastAsia="en-IN"/>
          <w14:ligatures w14:val="none"/>
        </w:rPr>
        <w:t>&gt;</w:t>
      </w:r>
    </w:p>
    <w:p w14:paraId="46EC6997"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9B955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form</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onsubmit</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C586C0"/>
          <w:kern w:val="0"/>
          <w:sz w:val="21"/>
          <w:szCs w:val="21"/>
          <w:lang w:eastAsia="en-IN"/>
          <w14:ligatures w14:val="none"/>
        </w:rPr>
        <w:t>return</w:t>
      </w:r>
      <w:r w:rsidRPr="00413307">
        <w:rPr>
          <w:rFonts w:ascii="Consolas" w:eastAsia="Times New Roman" w:hAnsi="Consolas" w:cs="Times New Roman"/>
          <w:color w:val="A5D6FF"/>
          <w:kern w:val="0"/>
          <w:sz w:val="21"/>
          <w:szCs w:val="21"/>
          <w:lang w:eastAsia="en-IN"/>
          <w14:ligatures w14:val="none"/>
        </w:rPr>
        <w:t xml:space="preserve"> </w:t>
      </w:r>
      <w:r w:rsidRPr="00413307">
        <w:rPr>
          <w:rFonts w:ascii="Consolas" w:eastAsia="Times New Roman" w:hAnsi="Consolas" w:cs="Times New Roman"/>
          <w:color w:val="D2A8FF"/>
          <w:kern w:val="0"/>
          <w:sz w:val="21"/>
          <w:szCs w:val="21"/>
          <w:lang w:eastAsia="en-IN"/>
          <w14:ligatures w14:val="none"/>
        </w:rPr>
        <w:t>validateEmail</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808080"/>
          <w:kern w:val="0"/>
          <w:sz w:val="21"/>
          <w:szCs w:val="21"/>
          <w:lang w:eastAsia="en-IN"/>
          <w14:ligatures w14:val="none"/>
        </w:rPr>
        <w:t>&gt;</w:t>
      </w:r>
    </w:p>
    <w:p w14:paraId="49BD932F"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BBBEBF"/>
          <w:kern w:val="0"/>
          <w:sz w:val="21"/>
          <w:szCs w:val="21"/>
          <w:lang w:eastAsia="en-IN"/>
          <w14:ligatures w14:val="none"/>
        </w:rPr>
        <w:t xml:space="preserve">    Email: </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input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type</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"text"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id</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"email"</w:t>
      </w:r>
      <w:r w:rsidRPr="00413307">
        <w:rPr>
          <w:rFonts w:ascii="Consolas" w:eastAsia="Times New Roman" w:hAnsi="Consolas" w:cs="Times New Roman"/>
          <w:color w:val="808080"/>
          <w:kern w:val="0"/>
          <w:sz w:val="21"/>
          <w:szCs w:val="21"/>
          <w:lang w:eastAsia="en-IN"/>
          <w14:ligatures w14:val="none"/>
        </w:rPr>
        <w:t>&gt;</w:t>
      </w:r>
    </w:p>
    <w:p w14:paraId="08C444B9"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input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type</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"submit"</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value</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"Submit"</w:t>
      </w:r>
      <w:r w:rsidRPr="00413307">
        <w:rPr>
          <w:rFonts w:ascii="Consolas" w:eastAsia="Times New Roman" w:hAnsi="Consolas" w:cs="Times New Roman"/>
          <w:color w:val="808080"/>
          <w:kern w:val="0"/>
          <w:sz w:val="21"/>
          <w:szCs w:val="21"/>
          <w:lang w:eastAsia="en-IN"/>
          <w14:ligatures w14:val="none"/>
        </w:rPr>
        <w:t>&gt;</w:t>
      </w:r>
    </w:p>
    <w:p w14:paraId="6C8D2E1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form</w:t>
      </w:r>
      <w:r w:rsidRPr="00413307">
        <w:rPr>
          <w:rFonts w:ascii="Consolas" w:eastAsia="Times New Roman" w:hAnsi="Consolas" w:cs="Times New Roman"/>
          <w:color w:val="808080"/>
          <w:kern w:val="0"/>
          <w:sz w:val="21"/>
          <w:szCs w:val="21"/>
          <w:lang w:eastAsia="en-IN"/>
          <w14:ligatures w14:val="none"/>
        </w:rPr>
        <w:t>&gt;</w:t>
      </w:r>
    </w:p>
    <w:p w14:paraId="7F2E341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9173C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p</w:t>
      </w:r>
      <w:r w:rsidRPr="00413307">
        <w:rPr>
          <w:rFonts w:ascii="Consolas" w:eastAsia="Times New Roman" w:hAnsi="Consolas" w:cs="Times New Roman"/>
          <w:color w:val="BBBEBF"/>
          <w:kern w:val="0"/>
          <w:sz w:val="21"/>
          <w:szCs w:val="21"/>
          <w:lang w:eastAsia="en-IN"/>
          <w14:ligatures w14:val="none"/>
        </w:rPr>
        <w:t xml:space="preserve"> </w:t>
      </w:r>
      <w:r w:rsidRPr="00413307">
        <w:rPr>
          <w:rFonts w:ascii="Consolas" w:eastAsia="Times New Roman" w:hAnsi="Consolas" w:cs="Times New Roman"/>
          <w:color w:val="9CDCFE"/>
          <w:kern w:val="0"/>
          <w:sz w:val="21"/>
          <w:szCs w:val="21"/>
          <w:lang w:eastAsia="en-IN"/>
          <w14:ligatures w14:val="none"/>
        </w:rPr>
        <w:t>id</w:t>
      </w:r>
      <w:r w:rsidRPr="00413307">
        <w:rPr>
          <w:rFonts w:ascii="Consolas" w:eastAsia="Times New Roman" w:hAnsi="Consolas" w:cs="Times New Roman"/>
          <w:color w:val="BBBEBF"/>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"msg"</w:t>
      </w:r>
      <w:r w:rsidRPr="00413307">
        <w:rPr>
          <w:rFonts w:ascii="Consolas" w:eastAsia="Times New Roman" w:hAnsi="Consolas" w:cs="Times New Roman"/>
          <w:color w:val="808080"/>
          <w:kern w:val="0"/>
          <w:sz w:val="21"/>
          <w:szCs w:val="21"/>
          <w:lang w:eastAsia="en-IN"/>
          <w14:ligatures w14:val="none"/>
        </w:rPr>
        <w:t>&gt;&lt;/</w:t>
      </w:r>
      <w:r w:rsidRPr="00413307">
        <w:rPr>
          <w:rFonts w:ascii="Consolas" w:eastAsia="Times New Roman" w:hAnsi="Consolas" w:cs="Times New Roman"/>
          <w:color w:val="7EE787"/>
          <w:kern w:val="0"/>
          <w:sz w:val="21"/>
          <w:szCs w:val="21"/>
          <w:lang w:eastAsia="en-IN"/>
          <w14:ligatures w14:val="none"/>
        </w:rPr>
        <w:t>p</w:t>
      </w:r>
      <w:r w:rsidRPr="00413307">
        <w:rPr>
          <w:rFonts w:ascii="Consolas" w:eastAsia="Times New Roman" w:hAnsi="Consolas" w:cs="Times New Roman"/>
          <w:color w:val="808080"/>
          <w:kern w:val="0"/>
          <w:sz w:val="21"/>
          <w:szCs w:val="21"/>
          <w:lang w:eastAsia="en-IN"/>
          <w14:ligatures w14:val="none"/>
        </w:rPr>
        <w:t>&gt;</w:t>
      </w:r>
    </w:p>
    <w:p w14:paraId="29138B43"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D24761"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script</w:t>
      </w:r>
      <w:r w:rsidRPr="00413307">
        <w:rPr>
          <w:rFonts w:ascii="Consolas" w:eastAsia="Times New Roman" w:hAnsi="Consolas" w:cs="Times New Roman"/>
          <w:color w:val="808080"/>
          <w:kern w:val="0"/>
          <w:sz w:val="21"/>
          <w:szCs w:val="21"/>
          <w:lang w:eastAsia="en-IN"/>
          <w14:ligatures w14:val="none"/>
        </w:rPr>
        <w:t>&gt;</w:t>
      </w:r>
    </w:p>
    <w:p w14:paraId="37093D5D"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FF7B72"/>
          <w:kern w:val="0"/>
          <w:sz w:val="21"/>
          <w:szCs w:val="21"/>
          <w:lang w:eastAsia="en-IN"/>
          <w14:ligatures w14:val="none"/>
        </w:rPr>
        <w:t>function</w:t>
      </w:r>
      <w:r w:rsidRPr="00413307">
        <w:rPr>
          <w:rFonts w:ascii="Consolas" w:eastAsia="Times New Roman" w:hAnsi="Consolas" w:cs="Times New Roman"/>
          <w:color w:val="D4D4D4"/>
          <w:kern w:val="0"/>
          <w:sz w:val="21"/>
          <w:szCs w:val="21"/>
          <w:lang w:eastAsia="en-IN"/>
          <w14:ligatures w14:val="none"/>
        </w:rPr>
        <w:t xml:space="preserve"> </w:t>
      </w:r>
      <w:r w:rsidRPr="00413307">
        <w:rPr>
          <w:rFonts w:ascii="Consolas" w:eastAsia="Times New Roman" w:hAnsi="Consolas" w:cs="Times New Roman"/>
          <w:color w:val="D2A8FF"/>
          <w:kern w:val="0"/>
          <w:sz w:val="21"/>
          <w:szCs w:val="21"/>
          <w:lang w:eastAsia="en-IN"/>
          <w14:ligatures w14:val="none"/>
        </w:rPr>
        <w:t>validateEmail</w:t>
      </w:r>
      <w:r w:rsidRPr="00413307">
        <w:rPr>
          <w:rFonts w:ascii="Consolas" w:eastAsia="Times New Roman" w:hAnsi="Consolas" w:cs="Times New Roman"/>
          <w:color w:val="D4D4D4"/>
          <w:kern w:val="0"/>
          <w:sz w:val="21"/>
          <w:szCs w:val="21"/>
          <w:lang w:eastAsia="en-IN"/>
          <w14:ligatures w14:val="none"/>
        </w:rPr>
        <w:t xml:space="preserve">() </w:t>
      </w:r>
      <w:r w:rsidRPr="00413307">
        <w:rPr>
          <w:rFonts w:ascii="Consolas" w:eastAsia="Times New Roman" w:hAnsi="Consolas" w:cs="Times New Roman"/>
          <w:color w:val="C9D1D9"/>
          <w:kern w:val="0"/>
          <w:sz w:val="21"/>
          <w:szCs w:val="21"/>
          <w:lang w:eastAsia="en-IN"/>
          <w14:ligatures w14:val="none"/>
        </w:rPr>
        <w:t>{</w:t>
      </w:r>
    </w:p>
    <w:p w14:paraId="7883ECA0"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FF7B72"/>
          <w:kern w:val="0"/>
          <w:sz w:val="21"/>
          <w:szCs w:val="21"/>
          <w:lang w:eastAsia="en-IN"/>
          <w14:ligatures w14:val="none"/>
        </w:rPr>
        <w:t>let</w:t>
      </w:r>
      <w:r w:rsidRPr="00413307">
        <w:rPr>
          <w:rFonts w:ascii="Consolas" w:eastAsia="Times New Roman" w:hAnsi="Consolas" w:cs="Times New Roman"/>
          <w:color w:val="C9D1D9"/>
          <w:kern w:val="0"/>
          <w:sz w:val="21"/>
          <w:szCs w:val="21"/>
          <w:lang w:eastAsia="en-IN"/>
          <w14:ligatures w14:val="none"/>
        </w:rPr>
        <w:t xml:space="preserve"> email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79C0FF"/>
          <w:kern w:val="0"/>
          <w:sz w:val="21"/>
          <w:szCs w:val="21"/>
          <w:lang w:eastAsia="en-IN"/>
          <w14:ligatures w14:val="none"/>
        </w:rPr>
        <w:t>document</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D2A8FF"/>
          <w:kern w:val="0"/>
          <w:sz w:val="21"/>
          <w:szCs w:val="21"/>
          <w:lang w:eastAsia="en-IN"/>
          <w14:ligatures w14:val="none"/>
        </w:rPr>
        <w:t>getElementById</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"email"</w:t>
      </w:r>
      <w:r w:rsidRPr="00413307">
        <w:rPr>
          <w:rFonts w:ascii="Consolas" w:eastAsia="Times New Roman" w:hAnsi="Consolas" w:cs="Times New Roman"/>
          <w:color w:val="C9D1D9"/>
          <w:kern w:val="0"/>
          <w:sz w:val="21"/>
          <w:szCs w:val="21"/>
          <w:lang w:eastAsia="en-IN"/>
          <w14:ligatures w14:val="none"/>
        </w:rPr>
        <w:t>).value;</w:t>
      </w:r>
    </w:p>
    <w:p w14:paraId="7819C024"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FF7B72"/>
          <w:kern w:val="0"/>
          <w:sz w:val="21"/>
          <w:szCs w:val="21"/>
          <w:lang w:eastAsia="en-IN"/>
          <w14:ligatures w14:val="none"/>
        </w:rPr>
        <w:t>let</w:t>
      </w:r>
      <w:r w:rsidRPr="00413307">
        <w:rPr>
          <w:rFonts w:ascii="Consolas" w:eastAsia="Times New Roman" w:hAnsi="Consolas" w:cs="Times New Roman"/>
          <w:color w:val="C9D1D9"/>
          <w:kern w:val="0"/>
          <w:sz w:val="21"/>
          <w:szCs w:val="21"/>
          <w:lang w:eastAsia="en-IN"/>
          <w14:ligatures w14:val="none"/>
        </w:rPr>
        <w:t xml:space="preserve"> msg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79C0FF"/>
          <w:kern w:val="0"/>
          <w:sz w:val="21"/>
          <w:szCs w:val="21"/>
          <w:lang w:eastAsia="en-IN"/>
          <w14:ligatures w14:val="none"/>
        </w:rPr>
        <w:t>document</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D2A8FF"/>
          <w:kern w:val="0"/>
          <w:sz w:val="21"/>
          <w:szCs w:val="21"/>
          <w:lang w:eastAsia="en-IN"/>
          <w14:ligatures w14:val="none"/>
        </w:rPr>
        <w:t>getElementById</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"msg"</w:t>
      </w:r>
      <w:r w:rsidRPr="00413307">
        <w:rPr>
          <w:rFonts w:ascii="Consolas" w:eastAsia="Times New Roman" w:hAnsi="Consolas" w:cs="Times New Roman"/>
          <w:color w:val="C9D1D9"/>
          <w:kern w:val="0"/>
          <w:sz w:val="21"/>
          <w:szCs w:val="21"/>
          <w:lang w:eastAsia="en-IN"/>
          <w14:ligatures w14:val="none"/>
        </w:rPr>
        <w:t>);</w:t>
      </w:r>
    </w:p>
    <w:p w14:paraId="0EED1566"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5AA852"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FF7B72"/>
          <w:kern w:val="0"/>
          <w:sz w:val="21"/>
          <w:szCs w:val="21"/>
          <w:lang w:eastAsia="en-IN"/>
          <w14:ligatures w14:val="none"/>
        </w:rPr>
        <w:t>let</w:t>
      </w:r>
      <w:r w:rsidRPr="00413307">
        <w:rPr>
          <w:rFonts w:ascii="Consolas" w:eastAsia="Times New Roman" w:hAnsi="Consolas" w:cs="Times New Roman"/>
          <w:color w:val="C9D1D9"/>
          <w:kern w:val="0"/>
          <w:sz w:val="21"/>
          <w:szCs w:val="21"/>
          <w:lang w:eastAsia="en-IN"/>
          <w14:ligatures w14:val="none"/>
        </w:rPr>
        <w:t xml:space="preserve"> pattern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 xml:space="preserve"> /</w:t>
      </w:r>
      <w:r w:rsidRPr="00413307">
        <w:rPr>
          <w:rFonts w:ascii="Consolas" w:eastAsia="Times New Roman" w:hAnsi="Consolas" w:cs="Times New Roman"/>
          <w:color w:val="DCDCAA"/>
          <w:kern w:val="0"/>
          <w:sz w:val="21"/>
          <w:szCs w:val="21"/>
          <w:lang w:eastAsia="en-IN"/>
          <w14:ligatures w14:val="none"/>
        </w:rPr>
        <w:t>^</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D16969"/>
          <w:kern w:val="0"/>
          <w:sz w:val="21"/>
          <w:szCs w:val="21"/>
          <w:lang w:eastAsia="en-IN"/>
          <w14:ligatures w14:val="none"/>
        </w:rPr>
        <w:t xml:space="preserve"> </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D7BA7D"/>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D16969"/>
          <w:kern w:val="0"/>
          <w:sz w:val="21"/>
          <w:szCs w:val="21"/>
          <w:lang w:eastAsia="en-IN"/>
          <w14:ligatures w14:val="none"/>
        </w:rPr>
        <w:t xml:space="preserve"> </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D7BA7D"/>
          <w:kern w:val="0"/>
          <w:sz w:val="21"/>
          <w:szCs w:val="21"/>
          <w:lang w:eastAsia="en-IN"/>
          <w14:ligatures w14:val="none"/>
        </w:rPr>
        <w:t>+</w:t>
      </w:r>
      <w:r w:rsidRPr="00413307">
        <w:rPr>
          <w:rFonts w:ascii="Consolas" w:eastAsia="Times New Roman" w:hAnsi="Consolas" w:cs="Times New Roman"/>
          <w:b/>
          <w:bCs/>
          <w:color w:val="7EE787"/>
          <w:kern w:val="0"/>
          <w:sz w:val="21"/>
          <w:szCs w:val="21"/>
          <w:lang w:eastAsia="en-IN"/>
          <w14:ligatures w14:val="none"/>
        </w:rPr>
        <w:t>\.</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79C0FF"/>
          <w:kern w:val="0"/>
          <w:sz w:val="21"/>
          <w:szCs w:val="21"/>
          <w:lang w:eastAsia="en-IN"/>
          <w14:ligatures w14:val="none"/>
        </w:rPr>
        <w:t>a-z</w:t>
      </w:r>
      <w:r w:rsidRPr="00413307">
        <w:rPr>
          <w:rFonts w:ascii="Consolas" w:eastAsia="Times New Roman" w:hAnsi="Consolas" w:cs="Times New Roman"/>
          <w:color w:val="CE9178"/>
          <w:kern w:val="0"/>
          <w:sz w:val="21"/>
          <w:szCs w:val="21"/>
          <w:lang w:eastAsia="en-IN"/>
          <w14:ligatures w14:val="none"/>
        </w:rPr>
        <w:t>]</w:t>
      </w:r>
      <w:r w:rsidRPr="00413307">
        <w:rPr>
          <w:rFonts w:ascii="Consolas" w:eastAsia="Times New Roman" w:hAnsi="Consolas" w:cs="Times New Roman"/>
          <w:color w:val="D7BA7D"/>
          <w:kern w:val="0"/>
          <w:sz w:val="21"/>
          <w:szCs w:val="21"/>
          <w:lang w:eastAsia="en-IN"/>
          <w14:ligatures w14:val="none"/>
        </w:rPr>
        <w:t>{2,3}</w:t>
      </w:r>
      <w:r w:rsidRPr="00413307">
        <w:rPr>
          <w:rFonts w:ascii="Consolas" w:eastAsia="Times New Roman" w:hAnsi="Consolas" w:cs="Times New Roman"/>
          <w:color w:val="DCDCAA"/>
          <w:kern w:val="0"/>
          <w:sz w:val="21"/>
          <w:szCs w:val="21"/>
          <w:lang w:eastAsia="en-IN"/>
          <w14:ligatures w14:val="none"/>
        </w:rPr>
        <w:t>$</w:t>
      </w:r>
      <w:r w:rsidRPr="00413307">
        <w:rPr>
          <w:rFonts w:ascii="Consolas" w:eastAsia="Times New Roman" w:hAnsi="Consolas" w:cs="Times New Roman"/>
          <w:color w:val="A5D6FF"/>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w:t>
      </w:r>
    </w:p>
    <w:p w14:paraId="08F82975"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5B34E9"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C586C0"/>
          <w:kern w:val="0"/>
          <w:sz w:val="21"/>
          <w:szCs w:val="21"/>
          <w:lang w:eastAsia="en-IN"/>
          <w14:ligatures w14:val="none"/>
        </w:rPr>
        <w:t>if</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email.</w:t>
      </w:r>
      <w:r w:rsidRPr="00413307">
        <w:rPr>
          <w:rFonts w:ascii="Consolas" w:eastAsia="Times New Roman" w:hAnsi="Consolas" w:cs="Times New Roman"/>
          <w:color w:val="D2A8FF"/>
          <w:kern w:val="0"/>
          <w:sz w:val="21"/>
          <w:szCs w:val="21"/>
          <w:lang w:eastAsia="en-IN"/>
          <w14:ligatures w14:val="none"/>
        </w:rPr>
        <w:t>match</w:t>
      </w:r>
      <w:r w:rsidRPr="00413307">
        <w:rPr>
          <w:rFonts w:ascii="Consolas" w:eastAsia="Times New Roman" w:hAnsi="Consolas" w:cs="Times New Roman"/>
          <w:color w:val="C9D1D9"/>
          <w:kern w:val="0"/>
          <w:sz w:val="21"/>
          <w:szCs w:val="21"/>
          <w:lang w:eastAsia="en-IN"/>
          <w14:ligatures w14:val="none"/>
        </w:rPr>
        <w:t>(pattern)) {</w:t>
      </w:r>
    </w:p>
    <w:p w14:paraId="4D09AC74"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innerHTML</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"Invalid Email Format"</w:t>
      </w:r>
      <w:r w:rsidRPr="00413307">
        <w:rPr>
          <w:rFonts w:ascii="Consolas" w:eastAsia="Times New Roman" w:hAnsi="Consolas" w:cs="Times New Roman"/>
          <w:color w:val="C9D1D9"/>
          <w:kern w:val="0"/>
          <w:sz w:val="21"/>
          <w:szCs w:val="21"/>
          <w:lang w:eastAsia="en-IN"/>
          <w14:ligatures w14:val="none"/>
        </w:rPr>
        <w:t>;</w:t>
      </w:r>
    </w:p>
    <w:p w14:paraId="0729C7DE"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msg.</w:t>
      </w:r>
      <w:r w:rsidRPr="00413307">
        <w:rPr>
          <w:rFonts w:ascii="Consolas" w:eastAsia="Times New Roman" w:hAnsi="Consolas" w:cs="Times New Roman"/>
          <w:color w:val="79C0FF"/>
          <w:kern w:val="0"/>
          <w:sz w:val="21"/>
          <w:szCs w:val="21"/>
          <w:lang w:eastAsia="en-IN"/>
          <w14:ligatures w14:val="none"/>
        </w:rPr>
        <w:t>style</w:t>
      </w:r>
      <w:r w:rsidRPr="00413307">
        <w:rPr>
          <w:rFonts w:ascii="Consolas" w:eastAsia="Times New Roman" w:hAnsi="Consolas" w:cs="Times New Roman"/>
          <w:color w:val="C9D1D9"/>
          <w:kern w:val="0"/>
          <w:sz w:val="21"/>
          <w:szCs w:val="21"/>
          <w:lang w:eastAsia="en-IN"/>
          <w14:ligatures w14:val="none"/>
        </w:rPr>
        <w:t>.</w:t>
      </w:r>
      <w:r w:rsidRPr="00413307">
        <w:rPr>
          <w:rFonts w:ascii="Consolas" w:eastAsia="Times New Roman" w:hAnsi="Consolas" w:cs="Times New Roman"/>
          <w:color w:val="79C0FF"/>
          <w:kern w:val="0"/>
          <w:sz w:val="21"/>
          <w:szCs w:val="21"/>
          <w:lang w:eastAsia="en-IN"/>
          <w14:ligatures w14:val="none"/>
        </w:rPr>
        <w:t>color</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D4D4D4"/>
          <w:kern w:val="0"/>
          <w:sz w:val="21"/>
          <w:szCs w:val="21"/>
          <w:lang w:eastAsia="en-IN"/>
          <w14:ligatures w14:val="none"/>
        </w:rPr>
        <w:t>=</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A5D6FF"/>
          <w:kern w:val="0"/>
          <w:sz w:val="21"/>
          <w:szCs w:val="21"/>
          <w:lang w:eastAsia="en-IN"/>
          <w14:ligatures w14:val="none"/>
        </w:rPr>
        <w:t>"red"</w:t>
      </w:r>
      <w:r w:rsidRPr="00413307">
        <w:rPr>
          <w:rFonts w:ascii="Consolas" w:eastAsia="Times New Roman" w:hAnsi="Consolas" w:cs="Times New Roman"/>
          <w:color w:val="C9D1D9"/>
          <w:kern w:val="0"/>
          <w:sz w:val="21"/>
          <w:szCs w:val="21"/>
          <w:lang w:eastAsia="en-IN"/>
          <w14:ligatures w14:val="none"/>
        </w:rPr>
        <w:t>;</w:t>
      </w:r>
    </w:p>
    <w:p w14:paraId="68E54E70"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C586C0"/>
          <w:kern w:val="0"/>
          <w:sz w:val="21"/>
          <w:szCs w:val="21"/>
          <w:lang w:eastAsia="en-IN"/>
          <w14:ligatures w14:val="none"/>
        </w:rPr>
        <w:t>return</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569CD6"/>
          <w:kern w:val="0"/>
          <w:sz w:val="21"/>
          <w:szCs w:val="21"/>
          <w:lang w:eastAsia="en-IN"/>
          <w14:ligatures w14:val="none"/>
        </w:rPr>
        <w:t>false</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8B949E"/>
          <w:kern w:val="0"/>
          <w:sz w:val="21"/>
          <w:szCs w:val="21"/>
          <w:lang w:eastAsia="en-IN"/>
          <w14:ligatures w14:val="none"/>
        </w:rPr>
        <w:t>// stop submission</w:t>
      </w:r>
    </w:p>
    <w:p w14:paraId="3FFF00C5"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w:t>
      </w:r>
    </w:p>
    <w:p w14:paraId="34CD567D"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C586C0"/>
          <w:kern w:val="0"/>
          <w:sz w:val="21"/>
          <w:szCs w:val="21"/>
          <w:lang w:eastAsia="en-IN"/>
          <w14:ligatures w14:val="none"/>
        </w:rPr>
        <w:t>return</w:t>
      </w:r>
      <w:r w:rsidRPr="00413307">
        <w:rPr>
          <w:rFonts w:ascii="Consolas" w:eastAsia="Times New Roman" w:hAnsi="Consolas" w:cs="Times New Roman"/>
          <w:color w:val="C9D1D9"/>
          <w:kern w:val="0"/>
          <w:sz w:val="21"/>
          <w:szCs w:val="21"/>
          <w:lang w:eastAsia="en-IN"/>
          <w14:ligatures w14:val="none"/>
        </w:rPr>
        <w:t xml:space="preserve"> </w:t>
      </w:r>
      <w:r w:rsidRPr="00413307">
        <w:rPr>
          <w:rFonts w:ascii="Consolas" w:eastAsia="Times New Roman" w:hAnsi="Consolas" w:cs="Times New Roman"/>
          <w:color w:val="569CD6"/>
          <w:kern w:val="0"/>
          <w:sz w:val="21"/>
          <w:szCs w:val="21"/>
          <w:lang w:eastAsia="en-IN"/>
          <w14:ligatures w14:val="none"/>
        </w:rPr>
        <w:t>true</w:t>
      </w:r>
      <w:r w:rsidRPr="00413307">
        <w:rPr>
          <w:rFonts w:ascii="Consolas" w:eastAsia="Times New Roman" w:hAnsi="Consolas" w:cs="Times New Roman"/>
          <w:color w:val="C9D1D9"/>
          <w:kern w:val="0"/>
          <w:sz w:val="21"/>
          <w:szCs w:val="21"/>
          <w:lang w:eastAsia="en-IN"/>
          <w14:ligatures w14:val="none"/>
        </w:rPr>
        <w:t>;</w:t>
      </w:r>
    </w:p>
    <w:p w14:paraId="447BD9D8"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C9D1D9"/>
          <w:kern w:val="0"/>
          <w:sz w:val="21"/>
          <w:szCs w:val="21"/>
          <w:lang w:eastAsia="en-IN"/>
          <w14:ligatures w14:val="none"/>
        </w:rPr>
        <w:t>}</w:t>
      </w:r>
    </w:p>
    <w:p w14:paraId="5E61048A"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script</w:t>
      </w:r>
      <w:r w:rsidRPr="00413307">
        <w:rPr>
          <w:rFonts w:ascii="Consolas" w:eastAsia="Times New Roman" w:hAnsi="Consolas" w:cs="Times New Roman"/>
          <w:color w:val="808080"/>
          <w:kern w:val="0"/>
          <w:sz w:val="21"/>
          <w:szCs w:val="21"/>
          <w:lang w:eastAsia="en-IN"/>
          <w14:ligatures w14:val="none"/>
        </w:rPr>
        <w:t>&gt;</w:t>
      </w:r>
    </w:p>
    <w:p w14:paraId="4AF81080"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9DEDB2"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body</w:t>
      </w:r>
      <w:r w:rsidRPr="00413307">
        <w:rPr>
          <w:rFonts w:ascii="Consolas" w:eastAsia="Times New Roman" w:hAnsi="Consolas" w:cs="Times New Roman"/>
          <w:color w:val="808080"/>
          <w:kern w:val="0"/>
          <w:sz w:val="21"/>
          <w:szCs w:val="21"/>
          <w:lang w:eastAsia="en-IN"/>
          <w14:ligatures w14:val="none"/>
        </w:rPr>
        <w:t>&gt;</w:t>
      </w:r>
    </w:p>
    <w:p w14:paraId="2AB48E6C" w14:textId="77777777" w:rsidR="00413307" w:rsidRPr="00413307" w:rsidRDefault="00413307" w:rsidP="0041330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3307">
        <w:rPr>
          <w:rFonts w:ascii="Consolas" w:eastAsia="Times New Roman" w:hAnsi="Consolas" w:cs="Times New Roman"/>
          <w:color w:val="808080"/>
          <w:kern w:val="0"/>
          <w:sz w:val="21"/>
          <w:szCs w:val="21"/>
          <w:lang w:eastAsia="en-IN"/>
          <w14:ligatures w14:val="none"/>
        </w:rPr>
        <w:t>&lt;/</w:t>
      </w:r>
      <w:r w:rsidRPr="00413307">
        <w:rPr>
          <w:rFonts w:ascii="Consolas" w:eastAsia="Times New Roman" w:hAnsi="Consolas" w:cs="Times New Roman"/>
          <w:color w:val="7EE787"/>
          <w:kern w:val="0"/>
          <w:sz w:val="21"/>
          <w:szCs w:val="21"/>
          <w:lang w:eastAsia="en-IN"/>
          <w14:ligatures w14:val="none"/>
        </w:rPr>
        <w:t>html</w:t>
      </w:r>
      <w:r w:rsidRPr="00413307">
        <w:rPr>
          <w:rFonts w:ascii="Consolas" w:eastAsia="Times New Roman" w:hAnsi="Consolas" w:cs="Times New Roman"/>
          <w:color w:val="808080"/>
          <w:kern w:val="0"/>
          <w:sz w:val="21"/>
          <w:szCs w:val="21"/>
          <w:lang w:eastAsia="en-IN"/>
          <w14:ligatures w14:val="none"/>
        </w:rPr>
        <w:t>&gt;</w:t>
      </w:r>
    </w:p>
    <w:p w14:paraId="5A2C5A03" w14:textId="77777777" w:rsidR="00413307" w:rsidRDefault="00413307" w:rsidP="00EC3E1A">
      <w:pPr>
        <w:tabs>
          <w:tab w:val="left" w:pos="1068"/>
          <w:tab w:val="center" w:pos="5233"/>
        </w:tabs>
        <w:rPr>
          <w:rFonts w:ascii="Times New Roman" w:hAnsi="Times New Roman" w:cs="Times New Roman"/>
          <w:sz w:val="28"/>
          <w:szCs w:val="28"/>
        </w:rPr>
      </w:pPr>
    </w:p>
    <w:p w14:paraId="5C69CDDD" w14:textId="297F7638" w:rsidR="00413307" w:rsidRDefault="00413307"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 xml:space="preserve">OUTPUT : </w:t>
      </w:r>
    </w:p>
    <w:p w14:paraId="4FB2E575" w14:textId="4AFD8574" w:rsidR="00413307" w:rsidRDefault="00413307" w:rsidP="00EC3E1A">
      <w:pPr>
        <w:tabs>
          <w:tab w:val="left" w:pos="1068"/>
          <w:tab w:val="center" w:pos="5233"/>
        </w:tabs>
        <w:rPr>
          <w:rFonts w:ascii="Times New Roman" w:hAnsi="Times New Roman" w:cs="Times New Roman"/>
          <w:sz w:val="28"/>
          <w:szCs w:val="28"/>
        </w:rPr>
      </w:pPr>
      <w:r w:rsidRPr="00413307">
        <w:rPr>
          <w:rFonts w:ascii="Times New Roman" w:hAnsi="Times New Roman" w:cs="Times New Roman"/>
          <w:noProof/>
          <w:sz w:val="28"/>
          <w:szCs w:val="28"/>
        </w:rPr>
        <w:drawing>
          <wp:inline distT="0" distB="0" distL="0" distR="0" wp14:anchorId="7AF58AA7" wp14:editId="52BC037A">
            <wp:extent cx="6645910" cy="1818005"/>
            <wp:effectExtent l="0" t="0" r="2540" b="0"/>
            <wp:docPr id="953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906" name=""/>
                    <pic:cNvPicPr/>
                  </pic:nvPicPr>
                  <pic:blipFill>
                    <a:blip r:embed="rId57"/>
                    <a:stretch>
                      <a:fillRect/>
                    </a:stretch>
                  </pic:blipFill>
                  <pic:spPr>
                    <a:xfrm>
                      <a:off x="0" y="0"/>
                      <a:ext cx="6645910" cy="1818005"/>
                    </a:xfrm>
                    <a:prstGeom prst="rect">
                      <a:avLst/>
                    </a:prstGeom>
                  </pic:spPr>
                </pic:pic>
              </a:graphicData>
            </a:graphic>
          </wp:inline>
        </w:drawing>
      </w:r>
    </w:p>
    <w:p w14:paraId="5CA43D90" w14:textId="2D962DE8"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lastRenderedPageBreak/>
        <w:t>11C:AIM:</w:t>
      </w:r>
      <w:r w:rsidRPr="000D6AC1">
        <w:t xml:space="preserve"> </w:t>
      </w:r>
      <w:r w:rsidRPr="000D6AC1">
        <w:rPr>
          <w:rFonts w:ascii="Times New Roman" w:hAnsi="Times New Roman" w:cs="Times New Roman"/>
          <w:sz w:val="28"/>
          <w:szCs w:val="28"/>
        </w:rPr>
        <w:t>A system should check password strength while typing and display whether it is weak or strong</w:t>
      </w:r>
    </w:p>
    <w:p w14:paraId="4A3C0EB3" w14:textId="655B343A"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CODE :</w:t>
      </w:r>
    </w:p>
    <w:p w14:paraId="119E627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DOCTYPE</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043369C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436E0A9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6F9993D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Password Strength</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p>
    <w:p w14:paraId="71C91CB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4B5F2CC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1D45FD8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1CDE9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h3</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Enter Password:</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h3</w:t>
      </w:r>
      <w:r w:rsidRPr="000D6AC1">
        <w:rPr>
          <w:rFonts w:ascii="Consolas" w:eastAsia="Times New Roman" w:hAnsi="Consolas" w:cs="Times New Roman"/>
          <w:color w:val="808080"/>
          <w:kern w:val="0"/>
          <w:sz w:val="21"/>
          <w:szCs w:val="21"/>
          <w:lang w:eastAsia="en-IN"/>
          <w14:ligatures w14:val="none"/>
        </w:rPr>
        <w:t>&gt;</w:t>
      </w:r>
    </w:p>
    <w:p w14:paraId="6B9434EC"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onkeyup</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checkPassword</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808080"/>
          <w:kern w:val="0"/>
          <w:sz w:val="21"/>
          <w:szCs w:val="21"/>
          <w:lang w:eastAsia="en-IN"/>
          <w14:ligatures w14:val="none"/>
        </w:rPr>
        <w:t>&gt;</w:t>
      </w:r>
    </w:p>
    <w:p w14:paraId="2FBF3B6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808080"/>
          <w:kern w:val="0"/>
          <w:sz w:val="21"/>
          <w:szCs w:val="21"/>
          <w:lang w:eastAsia="en-IN"/>
          <w14:ligatures w14:val="none"/>
        </w:rPr>
        <w:t>&gt;</w:t>
      </w:r>
    </w:p>
    <w:p w14:paraId="5657511C"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CF85D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2A4DC3A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FF7B72"/>
          <w:kern w:val="0"/>
          <w:sz w:val="21"/>
          <w:szCs w:val="21"/>
          <w:lang w:eastAsia="en-IN"/>
          <w14:ligatures w14:val="none"/>
        </w:rPr>
        <w:t>function</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D2A8FF"/>
          <w:kern w:val="0"/>
          <w:sz w:val="21"/>
          <w:szCs w:val="21"/>
          <w:lang w:eastAsia="en-IN"/>
          <w14:ligatures w14:val="none"/>
        </w:rPr>
        <w:t>checkPassword</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C9D1D9"/>
          <w:kern w:val="0"/>
          <w:sz w:val="21"/>
          <w:szCs w:val="21"/>
          <w:lang w:eastAsia="en-IN"/>
          <w14:ligatures w14:val="none"/>
        </w:rPr>
        <w:t>{</w:t>
      </w:r>
    </w:p>
    <w:p w14:paraId="0457829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pass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C9D1D9"/>
          <w:kern w:val="0"/>
          <w:sz w:val="21"/>
          <w:szCs w:val="21"/>
          <w:lang w:eastAsia="en-IN"/>
          <w14:ligatures w14:val="none"/>
        </w:rPr>
        <w:t>).value;</w:t>
      </w:r>
    </w:p>
    <w:p w14:paraId="2C3A633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msg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C9D1D9"/>
          <w:kern w:val="0"/>
          <w:sz w:val="21"/>
          <w:szCs w:val="21"/>
          <w:lang w:eastAsia="en-IN"/>
          <w14:ligatures w14:val="none"/>
        </w:rPr>
        <w:t>);</w:t>
      </w:r>
    </w:p>
    <w:p w14:paraId="56FC952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F231F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if</w:t>
      </w:r>
      <w:r w:rsidRPr="000D6AC1">
        <w:rPr>
          <w:rFonts w:ascii="Consolas" w:eastAsia="Times New Roman" w:hAnsi="Consolas" w:cs="Times New Roman"/>
          <w:color w:val="C9D1D9"/>
          <w:kern w:val="0"/>
          <w:sz w:val="21"/>
          <w:szCs w:val="21"/>
          <w:lang w:eastAsia="en-IN"/>
          <w14:ligatures w14:val="none"/>
        </w:rPr>
        <w:t xml:space="preserve"> (pass.</w:t>
      </w:r>
      <w:r w:rsidRPr="000D6AC1">
        <w:rPr>
          <w:rFonts w:ascii="Consolas" w:eastAsia="Times New Roman" w:hAnsi="Consolas" w:cs="Times New Roman"/>
          <w:color w:val="79C0FF"/>
          <w:kern w:val="0"/>
          <w:sz w:val="21"/>
          <w:szCs w:val="21"/>
          <w:lang w:eastAsia="en-IN"/>
          <w14:ligatures w14:val="none"/>
        </w:rPr>
        <w:t>length</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&lt;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B5CEA8"/>
          <w:kern w:val="0"/>
          <w:sz w:val="21"/>
          <w:szCs w:val="21"/>
          <w:lang w:eastAsia="en-IN"/>
          <w14:ligatures w14:val="none"/>
        </w:rPr>
        <w:t>6</w:t>
      </w:r>
      <w:r w:rsidRPr="000D6AC1">
        <w:rPr>
          <w:rFonts w:ascii="Consolas" w:eastAsia="Times New Roman" w:hAnsi="Consolas" w:cs="Times New Roman"/>
          <w:color w:val="C9D1D9"/>
          <w:kern w:val="0"/>
          <w:sz w:val="21"/>
          <w:szCs w:val="21"/>
          <w:lang w:eastAsia="en-IN"/>
          <w14:ligatures w14:val="none"/>
        </w:rPr>
        <w:t>) {</w:t>
      </w:r>
    </w:p>
    <w:p w14:paraId="10747B5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"Weak Password"</w:t>
      </w:r>
      <w:r w:rsidRPr="000D6AC1">
        <w:rPr>
          <w:rFonts w:ascii="Consolas" w:eastAsia="Times New Roman" w:hAnsi="Consolas" w:cs="Times New Roman"/>
          <w:color w:val="C9D1D9"/>
          <w:kern w:val="0"/>
          <w:sz w:val="21"/>
          <w:szCs w:val="21"/>
          <w:lang w:eastAsia="en-IN"/>
          <w14:ligatures w14:val="none"/>
        </w:rPr>
        <w:t>;</w:t>
      </w:r>
    </w:p>
    <w:p w14:paraId="5FABCC6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style</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color</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"red"</w:t>
      </w:r>
      <w:r w:rsidRPr="000D6AC1">
        <w:rPr>
          <w:rFonts w:ascii="Consolas" w:eastAsia="Times New Roman" w:hAnsi="Consolas" w:cs="Times New Roman"/>
          <w:color w:val="C9D1D9"/>
          <w:kern w:val="0"/>
          <w:sz w:val="21"/>
          <w:szCs w:val="21"/>
          <w:lang w:eastAsia="en-IN"/>
          <w14:ligatures w14:val="none"/>
        </w:rPr>
        <w:t>;</w:t>
      </w:r>
    </w:p>
    <w:p w14:paraId="5CCDA6E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 </w:t>
      </w:r>
      <w:r w:rsidRPr="000D6AC1">
        <w:rPr>
          <w:rFonts w:ascii="Consolas" w:eastAsia="Times New Roman" w:hAnsi="Consolas" w:cs="Times New Roman"/>
          <w:color w:val="C586C0"/>
          <w:kern w:val="0"/>
          <w:sz w:val="21"/>
          <w:szCs w:val="21"/>
          <w:lang w:eastAsia="en-IN"/>
          <w14:ligatures w14:val="none"/>
        </w:rPr>
        <w:t>else</w:t>
      </w:r>
      <w:r w:rsidRPr="000D6AC1">
        <w:rPr>
          <w:rFonts w:ascii="Consolas" w:eastAsia="Times New Roman" w:hAnsi="Consolas" w:cs="Times New Roman"/>
          <w:color w:val="C9D1D9"/>
          <w:kern w:val="0"/>
          <w:sz w:val="21"/>
          <w:szCs w:val="21"/>
          <w:lang w:eastAsia="en-IN"/>
          <w14:ligatures w14:val="none"/>
        </w:rPr>
        <w:t xml:space="preserve"> {</w:t>
      </w:r>
    </w:p>
    <w:p w14:paraId="5888755C"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"Strong Password"</w:t>
      </w:r>
      <w:r w:rsidRPr="000D6AC1">
        <w:rPr>
          <w:rFonts w:ascii="Consolas" w:eastAsia="Times New Roman" w:hAnsi="Consolas" w:cs="Times New Roman"/>
          <w:color w:val="C9D1D9"/>
          <w:kern w:val="0"/>
          <w:sz w:val="21"/>
          <w:szCs w:val="21"/>
          <w:lang w:eastAsia="en-IN"/>
          <w14:ligatures w14:val="none"/>
        </w:rPr>
        <w:t>;</w:t>
      </w:r>
    </w:p>
    <w:p w14:paraId="060B1FE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style</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color</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"green"</w:t>
      </w:r>
      <w:r w:rsidRPr="000D6AC1">
        <w:rPr>
          <w:rFonts w:ascii="Consolas" w:eastAsia="Times New Roman" w:hAnsi="Consolas" w:cs="Times New Roman"/>
          <w:color w:val="C9D1D9"/>
          <w:kern w:val="0"/>
          <w:sz w:val="21"/>
          <w:szCs w:val="21"/>
          <w:lang w:eastAsia="en-IN"/>
          <w14:ligatures w14:val="none"/>
        </w:rPr>
        <w:t>;</w:t>
      </w:r>
    </w:p>
    <w:p w14:paraId="73D4378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w:t>
      </w:r>
    </w:p>
    <w:p w14:paraId="2F627ED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w:t>
      </w:r>
    </w:p>
    <w:p w14:paraId="70A81D3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7C75F2D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F2FC80"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2BCD89D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5E1968CD" w14:textId="77777777" w:rsidR="000D6AC1" w:rsidRDefault="000D6AC1" w:rsidP="00EC3E1A">
      <w:pPr>
        <w:tabs>
          <w:tab w:val="left" w:pos="1068"/>
          <w:tab w:val="center" w:pos="5233"/>
        </w:tabs>
        <w:rPr>
          <w:rFonts w:ascii="Times New Roman" w:hAnsi="Times New Roman" w:cs="Times New Roman"/>
          <w:sz w:val="28"/>
          <w:szCs w:val="28"/>
        </w:rPr>
      </w:pPr>
    </w:p>
    <w:p w14:paraId="4FA2D5C4" w14:textId="78238260"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OUTPUT :</w:t>
      </w:r>
    </w:p>
    <w:p w14:paraId="0AC41A4B" w14:textId="2D13D0A9" w:rsidR="000D6AC1" w:rsidRDefault="000D6AC1" w:rsidP="00EC3E1A">
      <w:pPr>
        <w:tabs>
          <w:tab w:val="left" w:pos="1068"/>
          <w:tab w:val="center" w:pos="5233"/>
        </w:tabs>
        <w:rPr>
          <w:rFonts w:ascii="Times New Roman" w:hAnsi="Times New Roman" w:cs="Times New Roman"/>
          <w:sz w:val="28"/>
          <w:szCs w:val="28"/>
        </w:rPr>
      </w:pPr>
      <w:r w:rsidRPr="000D6AC1">
        <w:rPr>
          <w:rFonts w:ascii="Times New Roman" w:hAnsi="Times New Roman" w:cs="Times New Roman"/>
          <w:noProof/>
          <w:sz w:val="28"/>
          <w:szCs w:val="28"/>
        </w:rPr>
        <w:drawing>
          <wp:inline distT="0" distB="0" distL="0" distR="0" wp14:anchorId="6C38BA75" wp14:editId="2027DA38">
            <wp:extent cx="6645910" cy="1638935"/>
            <wp:effectExtent l="0" t="0" r="2540" b="0"/>
            <wp:docPr id="16597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0874" name=""/>
                    <pic:cNvPicPr/>
                  </pic:nvPicPr>
                  <pic:blipFill>
                    <a:blip r:embed="rId58"/>
                    <a:stretch>
                      <a:fillRect/>
                    </a:stretch>
                  </pic:blipFill>
                  <pic:spPr>
                    <a:xfrm>
                      <a:off x="0" y="0"/>
                      <a:ext cx="6645910" cy="1638935"/>
                    </a:xfrm>
                    <a:prstGeom prst="rect">
                      <a:avLst/>
                    </a:prstGeom>
                  </pic:spPr>
                </pic:pic>
              </a:graphicData>
            </a:graphic>
          </wp:inline>
        </w:drawing>
      </w:r>
    </w:p>
    <w:p w14:paraId="661F7C14" w14:textId="77777777" w:rsidR="000D6AC1" w:rsidRDefault="000D6AC1" w:rsidP="00EC3E1A">
      <w:pPr>
        <w:tabs>
          <w:tab w:val="left" w:pos="1068"/>
          <w:tab w:val="center" w:pos="5233"/>
        </w:tabs>
        <w:rPr>
          <w:rFonts w:ascii="Times New Roman" w:hAnsi="Times New Roman" w:cs="Times New Roman"/>
          <w:sz w:val="28"/>
          <w:szCs w:val="28"/>
        </w:rPr>
      </w:pPr>
    </w:p>
    <w:p w14:paraId="3D0D7A4E" w14:textId="77777777" w:rsidR="000D6AC1" w:rsidRDefault="000D6AC1" w:rsidP="00EC3E1A">
      <w:pPr>
        <w:tabs>
          <w:tab w:val="left" w:pos="1068"/>
          <w:tab w:val="center" w:pos="5233"/>
        </w:tabs>
        <w:rPr>
          <w:rFonts w:ascii="Times New Roman" w:hAnsi="Times New Roman" w:cs="Times New Roman"/>
          <w:sz w:val="28"/>
          <w:szCs w:val="28"/>
        </w:rPr>
      </w:pPr>
    </w:p>
    <w:p w14:paraId="0173ACC3" w14:textId="77777777" w:rsidR="000D6AC1" w:rsidRDefault="000D6AC1" w:rsidP="00EC3E1A">
      <w:pPr>
        <w:tabs>
          <w:tab w:val="left" w:pos="1068"/>
          <w:tab w:val="center" w:pos="5233"/>
        </w:tabs>
        <w:rPr>
          <w:rFonts w:ascii="Times New Roman" w:hAnsi="Times New Roman" w:cs="Times New Roman"/>
          <w:sz w:val="28"/>
          <w:szCs w:val="28"/>
        </w:rPr>
      </w:pPr>
    </w:p>
    <w:p w14:paraId="11F5A869" w14:textId="550BBB8C"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lastRenderedPageBreak/>
        <w:t>11D:AIM:</w:t>
      </w:r>
      <w:r w:rsidRPr="000D6AC1">
        <w:t xml:space="preserve"> </w:t>
      </w:r>
      <w:r w:rsidRPr="000D6AC1">
        <w:rPr>
          <w:rFonts w:ascii="Times New Roman" w:hAnsi="Times New Roman" w:cs="Times New Roman"/>
          <w:sz w:val="28"/>
          <w:szCs w:val="28"/>
        </w:rPr>
        <w:t>A form should validate a mobile number when the user leaves the input field. The number must be exactly 10 digits.</w:t>
      </w:r>
    </w:p>
    <w:p w14:paraId="73F1705F" w14:textId="1CC40879"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CODE:</w:t>
      </w:r>
    </w:p>
    <w:p w14:paraId="77BBD2F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DOCTYPE</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7B98E14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3307971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453C4B0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Mobile Validation</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p>
    <w:p w14:paraId="35167D0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3AC6F4D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7DACD07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C78EE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h3</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Enter Mobile Number:</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h3</w:t>
      </w:r>
      <w:r w:rsidRPr="000D6AC1">
        <w:rPr>
          <w:rFonts w:ascii="Consolas" w:eastAsia="Times New Roman" w:hAnsi="Consolas" w:cs="Times New Roman"/>
          <w:color w:val="808080"/>
          <w:kern w:val="0"/>
          <w:sz w:val="21"/>
          <w:szCs w:val="21"/>
          <w:lang w:eastAsia="en-IN"/>
          <w14:ligatures w14:val="none"/>
        </w:rPr>
        <w:t>&gt;</w:t>
      </w:r>
    </w:p>
    <w:p w14:paraId="27C1E3A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"text"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"mobile"</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onblur</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validateMobile</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808080"/>
          <w:kern w:val="0"/>
          <w:sz w:val="21"/>
          <w:szCs w:val="21"/>
          <w:lang w:eastAsia="en-IN"/>
          <w14:ligatures w14:val="none"/>
        </w:rPr>
        <w:t>&gt;</w:t>
      </w:r>
    </w:p>
    <w:p w14:paraId="544725D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808080"/>
          <w:kern w:val="0"/>
          <w:sz w:val="21"/>
          <w:szCs w:val="21"/>
          <w:lang w:eastAsia="en-IN"/>
          <w14:ligatures w14:val="none"/>
        </w:rPr>
        <w:t>&gt;</w:t>
      </w:r>
    </w:p>
    <w:p w14:paraId="48831DA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14FE6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6571CAB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FF7B72"/>
          <w:kern w:val="0"/>
          <w:sz w:val="21"/>
          <w:szCs w:val="21"/>
          <w:lang w:eastAsia="en-IN"/>
          <w14:ligatures w14:val="none"/>
        </w:rPr>
        <w:t>function</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D2A8FF"/>
          <w:kern w:val="0"/>
          <w:sz w:val="21"/>
          <w:szCs w:val="21"/>
          <w:lang w:eastAsia="en-IN"/>
          <w14:ligatures w14:val="none"/>
        </w:rPr>
        <w:t>validateMobile</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C9D1D9"/>
          <w:kern w:val="0"/>
          <w:sz w:val="21"/>
          <w:szCs w:val="21"/>
          <w:lang w:eastAsia="en-IN"/>
          <w14:ligatures w14:val="none"/>
        </w:rPr>
        <w:t>{</w:t>
      </w:r>
    </w:p>
    <w:p w14:paraId="597A482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mobile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"mobile"</w:t>
      </w:r>
      <w:r w:rsidRPr="000D6AC1">
        <w:rPr>
          <w:rFonts w:ascii="Consolas" w:eastAsia="Times New Roman" w:hAnsi="Consolas" w:cs="Times New Roman"/>
          <w:color w:val="C9D1D9"/>
          <w:kern w:val="0"/>
          <w:sz w:val="21"/>
          <w:szCs w:val="21"/>
          <w:lang w:eastAsia="en-IN"/>
          <w14:ligatures w14:val="none"/>
        </w:rPr>
        <w:t>).value;</w:t>
      </w:r>
    </w:p>
    <w:p w14:paraId="4330296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msg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C9D1D9"/>
          <w:kern w:val="0"/>
          <w:sz w:val="21"/>
          <w:szCs w:val="21"/>
          <w:lang w:eastAsia="en-IN"/>
          <w14:ligatures w14:val="none"/>
        </w:rPr>
        <w:t>);</w:t>
      </w:r>
    </w:p>
    <w:p w14:paraId="29B08D8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32A10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pattern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 xml:space="preserve"> /</w:t>
      </w:r>
      <w:r w:rsidRPr="000D6AC1">
        <w:rPr>
          <w:rFonts w:ascii="Consolas" w:eastAsia="Times New Roman" w:hAnsi="Consolas" w:cs="Times New Roman"/>
          <w:color w:val="DCDCAA"/>
          <w:kern w:val="0"/>
          <w:sz w:val="21"/>
          <w:szCs w:val="21"/>
          <w:lang w:eastAsia="en-IN"/>
          <w14:ligatures w14:val="none"/>
        </w:rPr>
        <w:t>^</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0-9</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7BA7D"/>
          <w:kern w:val="0"/>
          <w:sz w:val="21"/>
          <w:szCs w:val="21"/>
          <w:lang w:eastAsia="en-IN"/>
          <w14:ligatures w14:val="none"/>
        </w:rPr>
        <w:t>{10}</w:t>
      </w:r>
      <w:r w:rsidRPr="000D6AC1">
        <w:rPr>
          <w:rFonts w:ascii="Consolas" w:eastAsia="Times New Roman" w:hAnsi="Consolas" w:cs="Times New Roman"/>
          <w:color w:val="DCDCAA"/>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w:t>
      </w:r>
    </w:p>
    <w:p w14:paraId="3259593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C0AFF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if</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mobile.</w:t>
      </w:r>
      <w:r w:rsidRPr="000D6AC1">
        <w:rPr>
          <w:rFonts w:ascii="Consolas" w:eastAsia="Times New Roman" w:hAnsi="Consolas" w:cs="Times New Roman"/>
          <w:color w:val="D2A8FF"/>
          <w:kern w:val="0"/>
          <w:sz w:val="21"/>
          <w:szCs w:val="21"/>
          <w:lang w:eastAsia="en-IN"/>
          <w14:ligatures w14:val="none"/>
        </w:rPr>
        <w:t>match</w:t>
      </w:r>
      <w:r w:rsidRPr="000D6AC1">
        <w:rPr>
          <w:rFonts w:ascii="Consolas" w:eastAsia="Times New Roman" w:hAnsi="Consolas" w:cs="Times New Roman"/>
          <w:color w:val="C9D1D9"/>
          <w:kern w:val="0"/>
          <w:sz w:val="21"/>
          <w:szCs w:val="21"/>
          <w:lang w:eastAsia="en-IN"/>
          <w14:ligatures w14:val="none"/>
        </w:rPr>
        <w:t>(pattern)) {</w:t>
      </w:r>
    </w:p>
    <w:p w14:paraId="032B1217"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"Enter a valid 10-digit mobile number"</w:t>
      </w:r>
      <w:r w:rsidRPr="000D6AC1">
        <w:rPr>
          <w:rFonts w:ascii="Consolas" w:eastAsia="Times New Roman" w:hAnsi="Consolas" w:cs="Times New Roman"/>
          <w:color w:val="C9D1D9"/>
          <w:kern w:val="0"/>
          <w:sz w:val="21"/>
          <w:szCs w:val="21"/>
          <w:lang w:eastAsia="en-IN"/>
          <w14:ligatures w14:val="none"/>
        </w:rPr>
        <w:t>;</w:t>
      </w:r>
    </w:p>
    <w:p w14:paraId="2661A5C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style</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color</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"red"</w:t>
      </w:r>
      <w:r w:rsidRPr="000D6AC1">
        <w:rPr>
          <w:rFonts w:ascii="Consolas" w:eastAsia="Times New Roman" w:hAnsi="Consolas" w:cs="Times New Roman"/>
          <w:color w:val="C9D1D9"/>
          <w:kern w:val="0"/>
          <w:sz w:val="21"/>
          <w:szCs w:val="21"/>
          <w:lang w:eastAsia="en-IN"/>
          <w14:ligatures w14:val="none"/>
        </w:rPr>
        <w:t>;</w:t>
      </w:r>
    </w:p>
    <w:p w14:paraId="0B22216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 </w:t>
      </w:r>
      <w:r w:rsidRPr="000D6AC1">
        <w:rPr>
          <w:rFonts w:ascii="Consolas" w:eastAsia="Times New Roman" w:hAnsi="Consolas" w:cs="Times New Roman"/>
          <w:color w:val="C586C0"/>
          <w:kern w:val="0"/>
          <w:sz w:val="21"/>
          <w:szCs w:val="21"/>
          <w:lang w:eastAsia="en-IN"/>
          <w14:ligatures w14:val="none"/>
        </w:rPr>
        <w:t>else</w:t>
      </w:r>
      <w:r w:rsidRPr="000D6AC1">
        <w:rPr>
          <w:rFonts w:ascii="Consolas" w:eastAsia="Times New Roman" w:hAnsi="Consolas" w:cs="Times New Roman"/>
          <w:color w:val="C9D1D9"/>
          <w:kern w:val="0"/>
          <w:sz w:val="21"/>
          <w:szCs w:val="21"/>
          <w:lang w:eastAsia="en-IN"/>
          <w14:ligatures w14:val="none"/>
        </w:rPr>
        <w:t xml:space="preserve"> {</w:t>
      </w:r>
    </w:p>
    <w:p w14:paraId="376785C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"Valid mobile number"</w:t>
      </w:r>
      <w:r w:rsidRPr="000D6AC1">
        <w:rPr>
          <w:rFonts w:ascii="Consolas" w:eastAsia="Times New Roman" w:hAnsi="Consolas" w:cs="Times New Roman"/>
          <w:color w:val="C9D1D9"/>
          <w:kern w:val="0"/>
          <w:sz w:val="21"/>
          <w:szCs w:val="21"/>
          <w:lang w:eastAsia="en-IN"/>
          <w14:ligatures w14:val="none"/>
        </w:rPr>
        <w:t>;</w:t>
      </w:r>
    </w:p>
    <w:p w14:paraId="19838FE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style</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color</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"green"</w:t>
      </w:r>
      <w:r w:rsidRPr="000D6AC1">
        <w:rPr>
          <w:rFonts w:ascii="Consolas" w:eastAsia="Times New Roman" w:hAnsi="Consolas" w:cs="Times New Roman"/>
          <w:color w:val="C9D1D9"/>
          <w:kern w:val="0"/>
          <w:sz w:val="21"/>
          <w:szCs w:val="21"/>
          <w:lang w:eastAsia="en-IN"/>
          <w14:ligatures w14:val="none"/>
        </w:rPr>
        <w:t>;</w:t>
      </w:r>
    </w:p>
    <w:p w14:paraId="6733CF9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w:t>
      </w:r>
    </w:p>
    <w:p w14:paraId="49AF51F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w:t>
      </w:r>
    </w:p>
    <w:p w14:paraId="65E8F5A1"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35240D7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2537E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05DDFF5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51569645" w14:textId="77777777" w:rsidR="000D6AC1" w:rsidRDefault="000D6AC1" w:rsidP="00EC3E1A">
      <w:pPr>
        <w:tabs>
          <w:tab w:val="left" w:pos="1068"/>
          <w:tab w:val="center" w:pos="5233"/>
        </w:tabs>
        <w:rPr>
          <w:rFonts w:ascii="Times New Roman" w:hAnsi="Times New Roman" w:cs="Times New Roman"/>
          <w:sz w:val="28"/>
          <w:szCs w:val="28"/>
        </w:rPr>
      </w:pPr>
    </w:p>
    <w:p w14:paraId="395194C9" w14:textId="44D7FB24" w:rsidR="000D6AC1" w:rsidRDefault="000D6AC1" w:rsidP="00EC3E1A">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OUTPUT :</w:t>
      </w:r>
    </w:p>
    <w:p w14:paraId="6B1BB6BC" w14:textId="4C4A5C62" w:rsidR="000D6AC1" w:rsidRDefault="000D6AC1" w:rsidP="00EC3E1A">
      <w:pPr>
        <w:tabs>
          <w:tab w:val="left" w:pos="1068"/>
          <w:tab w:val="center" w:pos="5233"/>
        </w:tabs>
        <w:rPr>
          <w:rFonts w:ascii="Times New Roman" w:hAnsi="Times New Roman" w:cs="Times New Roman"/>
          <w:sz w:val="28"/>
          <w:szCs w:val="28"/>
        </w:rPr>
      </w:pPr>
      <w:r w:rsidRPr="000D6AC1">
        <w:rPr>
          <w:rFonts w:ascii="Times New Roman" w:hAnsi="Times New Roman" w:cs="Times New Roman"/>
          <w:noProof/>
          <w:sz w:val="28"/>
          <w:szCs w:val="28"/>
        </w:rPr>
        <w:drawing>
          <wp:inline distT="0" distB="0" distL="0" distR="0" wp14:anchorId="5BC6E70E" wp14:editId="162E667A">
            <wp:extent cx="6645910" cy="2027555"/>
            <wp:effectExtent l="0" t="0" r="2540" b="0"/>
            <wp:docPr id="8255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3773" name=""/>
                    <pic:cNvPicPr/>
                  </pic:nvPicPr>
                  <pic:blipFill>
                    <a:blip r:embed="rId59"/>
                    <a:stretch>
                      <a:fillRect/>
                    </a:stretch>
                  </pic:blipFill>
                  <pic:spPr>
                    <a:xfrm>
                      <a:off x="0" y="0"/>
                      <a:ext cx="6645910" cy="2027555"/>
                    </a:xfrm>
                    <a:prstGeom prst="rect">
                      <a:avLst/>
                    </a:prstGeom>
                  </pic:spPr>
                </pic:pic>
              </a:graphicData>
            </a:graphic>
          </wp:inline>
        </w:drawing>
      </w:r>
    </w:p>
    <w:p w14:paraId="535F54CF" w14:textId="77777777" w:rsidR="000D6AC1" w:rsidRDefault="000D6AC1" w:rsidP="00EC3E1A">
      <w:pPr>
        <w:tabs>
          <w:tab w:val="left" w:pos="1068"/>
          <w:tab w:val="center" w:pos="5233"/>
        </w:tabs>
        <w:rPr>
          <w:rFonts w:ascii="Times New Roman" w:hAnsi="Times New Roman" w:cs="Times New Roman"/>
          <w:sz w:val="28"/>
          <w:szCs w:val="28"/>
        </w:rPr>
      </w:pPr>
    </w:p>
    <w:p w14:paraId="100FD25F" w14:textId="54FA15D6" w:rsidR="000D6AC1" w:rsidRPr="000D6AC1" w:rsidRDefault="000D6AC1" w:rsidP="000D6AC1">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lastRenderedPageBreak/>
        <w:t>11E:AIM:</w:t>
      </w:r>
      <w:r w:rsidRPr="000D6AC1">
        <w:t xml:space="preserve"> </w:t>
      </w:r>
      <w:r w:rsidRPr="000D6AC1">
        <w:rPr>
          <w:rFonts w:ascii="Times New Roman" w:hAnsi="Times New Roman" w:cs="Times New Roman"/>
          <w:sz w:val="28"/>
          <w:szCs w:val="28"/>
        </w:rPr>
        <w:t>5. Design an HTML page, such that the registration form must validate:</w:t>
      </w:r>
    </w:p>
    <w:p w14:paraId="4A063FFB" w14:textId="77777777" w:rsidR="000D6AC1" w:rsidRPr="000D6AC1" w:rsidRDefault="000D6AC1" w:rsidP="000D6AC1">
      <w:pPr>
        <w:tabs>
          <w:tab w:val="left" w:pos="1068"/>
          <w:tab w:val="center" w:pos="5233"/>
        </w:tabs>
        <w:rPr>
          <w:rFonts w:ascii="Times New Roman" w:hAnsi="Times New Roman" w:cs="Times New Roman"/>
          <w:sz w:val="28"/>
          <w:szCs w:val="28"/>
        </w:rPr>
      </w:pPr>
      <w:r w:rsidRPr="000D6AC1">
        <w:rPr>
          <w:rFonts w:ascii="Times New Roman" w:hAnsi="Times New Roman" w:cs="Times New Roman"/>
          <w:sz w:val="28"/>
          <w:szCs w:val="28"/>
        </w:rPr>
        <w:tab/>
        <w:t xml:space="preserve">Name (not empty) </w:t>
      </w:r>
    </w:p>
    <w:p w14:paraId="6CD1663C" w14:textId="77777777" w:rsidR="000D6AC1" w:rsidRPr="000D6AC1" w:rsidRDefault="000D6AC1" w:rsidP="000D6AC1">
      <w:pPr>
        <w:tabs>
          <w:tab w:val="left" w:pos="1068"/>
          <w:tab w:val="center" w:pos="5233"/>
        </w:tabs>
        <w:rPr>
          <w:rFonts w:ascii="Times New Roman" w:hAnsi="Times New Roman" w:cs="Times New Roman"/>
          <w:sz w:val="28"/>
          <w:szCs w:val="28"/>
        </w:rPr>
      </w:pPr>
      <w:r w:rsidRPr="000D6AC1">
        <w:rPr>
          <w:rFonts w:ascii="Times New Roman" w:hAnsi="Times New Roman" w:cs="Times New Roman"/>
          <w:sz w:val="28"/>
          <w:szCs w:val="28"/>
        </w:rPr>
        <w:tab/>
        <w:t xml:space="preserve">Email (valid format) </w:t>
      </w:r>
    </w:p>
    <w:p w14:paraId="7FD5A9B9" w14:textId="384BF4C6" w:rsidR="000D6AC1" w:rsidRDefault="000D6AC1" w:rsidP="000D6AC1">
      <w:pPr>
        <w:tabs>
          <w:tab w:val="left" w:pos="1068"/>
          <w:tab w:val="center" w:pos="5233"/>
        </w:tabs>
        <w:rPr>
          <w:rFonts w:ascii="Times New Roman" w:hAnsi="Times New Roman" w:cs="Times New Roman"/>
          <w:sz w:val="28"/>
          <w:szCs w:val="28"/>
        </w:rPr>
      </w:pPr>
      <w:r w:rsidRPr="000D6AC1">
        <w:rPr>
          <w:rFonts w:ascii="Times New Roman" w:hAnsi="Times New Roman" w:cs="Times New Roman"/>
          <w:sz w:val="28"/>
          <w:szCs w:val="28"/>
        </w:rPr>
        <w:tab/>
        <w:t>Password (minimum 6 characters)</w:t>
      </w:r>
    </w:p>
    <w:p w14:paraId="2CE6C2A2" w14:textId="02965AF9" w:rsidR="000D6AC1" w:rsidRDefault="000D6AC1" w:rsidP="000D6AC1">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CODE :</w:t>
      </w:r>
    </w:p>
    <w:p w14:paraId="24D46CD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DOCTYPE</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0460BFD7"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0EAC4A0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02A023B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Registration Form</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title</w:t>
      </w:r>
      <w:r w:rsidRPr="000D6AC1">
        <w:rPr>
          <w:rFonts w:ascii="Consolas" w:eastAsia="Times New Roman" w:hAnsi="Consolas" w:cs="Times New Roman"/>
          <w:color w:val="808080"/>
          <w:kern w:val="0"/>
          <w:sz w:val="21"/>
          <w:szCs w:val="21"/>
          <w:lang w:eastAsia="en-IN"/>
          <w14:ligatures w14:val="none"/>
        </w:rPr>
        <w:t>&gt;</w:t>
      </w:r>
    </w:p>
    <w:p w14:paraId="5486058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head</w:t>
      </w:r>
      <w:r w:rsidRPr="000D6AC1">
        <w:rPr>
          <w:rFonts w:ascii="Consolas" w:eastAsia="Times New Roman" w:hAnsi="Consolas" w:cs="Times New Roman"/>
          <w:color w:val="808080"/>
          <w:kern w:val="0"/>
          <w:sz w:val="21"/>
          <w:szCs w:val="21"/>
          <w:lang w:eastAsia="en-IN"/>
          <w14:ligatures w14:val="none"/>
        </w:rPr>
        <w:t>&gt;</w:t>
      </w:r>
    </w:p>
    <w:p w14:paraId="348F102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6F6B2ED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F0A7F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h2</w:t>
      </w:r>
      <w:r w:rsidRPr="000D6AC1">
        <w:rPr>
          <w:rFonts w:ascii="Consolas" w:eastAsia="Times New Roman" w:hAnsi="Consolas" w:cs="Times New Roman"/>
          <w:color w:val="808080"/>
          <w:kern w:val="0"/>
          <w:sz w:val="21"/>
          <w:szCs w:val="21"/>
          <w:lang w:eastAsia="en-IN"/>
          <w14:ligatures w14:val="none"/>
        </w:rPr>
        <w:t>&gt;</w:t>
      </w:r>
      <w:r w:rsidRPr="000D6AC1">
        <w:rPr>
          <w:rFonts w:ascii="Consolas" w:eastAsia="Times New Roman" w:hAnsi="Consolas" w:cs="Times New Roman"/>
          <w:color w:val="BBBEBF"/>
          <w:kern w:val="0"/>
          <w:sz w:val="21"/>
          <w:szCs w:val="21"/>
          <w:lang w:eastAsia="en-IN"/>
          <w14:ligatures w14:val="none"/>
        </w:rPr>
        <w:t>Registration Form</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h2</w:t>
      </w:r>
      <w:r w:rsidRPr="000D6AC1">
        <w:rPr>
          <w:rFonts w:ascii="Consolas" w:eastAsia="Times New Roman" w:hAnsi="Consolas" w:cs="Times New Roman"/>
          <w:color w:val="808080"/>
          <w:kern w:val="0"/>
          <w:sz w:val="21"/>
          <w:szCs w:val="21"/>
          <w:lang w:eastAsia="en-IN"/>
          <w14:ligatures w14:val="none"/>
        </w:rPr>
        <w:t>&gt;</w:t>
      </w:r>
    </w:p>
    <w:p w14:paraId="1467F7D0"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9A94A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form</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onsubmit</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C586C0"/>
          <w:kern w:val="0"/>
          <w:sz w:val="21"/>
          <w:szCs w:val="21"/>
          <w:lang w:eastAsia="en-IN"/>
          <w14:ligatures w14:val="none"/>
        </w:rPr>
        <w:t>return</w:t>
      </w:r>
      <w:r w:rsidRPr="000D6AC1">
        <w:rPr>
          <w:rFonts w:ascii="Consolas" w:eastAsia="Times New Roman" w:hAnsi="Consolas" w:cs="Times New Roman"/>
          <w:color w:val="A5D6FF"/>
          <w:kern w:val="0"/>
          <w:sz w:val="21"/>
          <w:szCs w:val="21"/>
          <w:lang w:eastAsia="en-IN"/>
          <w14:ligatures w14:val="none"/>
        </w:rPr>
        <w:t xml:space="preserve"> </w:t>
      </w:r>
      <w:r w:rsidRPr="000D6AC1">
        <w:rPr>
          <w:rFonts w:ascii="Consolas" w:eastAsia="Times New Roman" w:hAnsi="Consolas" w:cs="Times New Roman"/>
          <w:color w:val="D2A8FF"/>
          <w:kern w:val="0"/>
          <w:sz w:val="21"/>
          <w:szCs w:val="21"/>
          <w:lang w:eastAsia="en-IN"/>
          <w14:ligatures w14:val="none"/>
        </w:rPr>
        <w:t>validateForm</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808080"/>
          <w:kern w:val="0"/>
          <w:sz w:val="21"/>
          <w:szCs w:val="21"/>
          <w:lang w:eastAsia="en-IN"/>
          <w14:ligatures w14:val="none"/>
        </w:rPr>
        <w:t>&gt;</w:t>
      </w:r>
    </w:p>
    <w:p w14:paraId="0C454C9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Name: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"text"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"name"</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w:t>
      </w:r>
    </w:p>
    <w:p w14:paraId="599918B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Email: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"text"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"email"</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w:t>
      </w:r>
    </w:p>
    <w:p w14:paraId="61573EF0"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Password: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br</w:t>
      </w:r>
      <w:r w:rsidRPr="000D6AC1">
        <w:rPr>
          <w:rFonts w:ascii="Consolas" w:eastAsia="Times New Roman" w:hAnsi="Consolas" w:cs="Times New Roman"/>
          <w:color w:val="808080"/>
          <w:kern w:val="0"/>
          <w:sz w:val="21"/>
          <w:szCs w:val="21"/>
          <w:lang w:eastAsia="en-IN"/>
          <w14:ligatures w14:val="none"/>
        </w:rPr>
        <w:t>&gt;</w:t>
      </w:r>
    </w:p>
    <w:p w14:paraId="6B16581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input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type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"submit"</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value</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"Register"</w:t>
      </w:r>
      <w:r w:rsidRPr="000D6AC1">
        <w:rPr>
          <w:rFonts w:ascii="Consolas" w:eastAsia="Times New Roman" w:hAnsi="Consolas" w:cs="Times New Roman"/>
          <w:color w:val="808080"/>
          <w:kern w:val="0"/>
          <w:sz w:val="21"/>
          <w:szCs w:val="21"/>
          <w:lang w:eastAsia="en-IN"/>
          <w14:ligatures w14:val="none"/>
        </w:rPr>
        <w:t>&gt;</w:t>
      </w:r>
    </w:p>
    <w:p w14:paraId="533DB767"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form</w:t>
      </w:r>
      <w:r w:rsidRPr="000D6AC1">
        <w:rPr>
          <w:rFonts w:ascii="Consolas" w:eastAsia="Times New Roman" w:hAnsi="Consolas" w:cs="Times New Roman"/>
          <w:color w:val="808080"/>
          <w:kern w:val="0"/>
          <w:sz w:val="21"/>
          <w:szCs w:val="21"/>
          <w:lang w:eastAsia="en-IN"/>
          <w14:ligatures w14:val="none"/>
        </w:rPr>
        <w:t>&gt;</w:t>
      </w:r>
    </w:p>
    <w:p w14:paraId="01B1D6D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8BC99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BBBEBF"/>
          <w:kern w:val="0"/>
          <w:sz w:val="21"/>
          <w:szCs w:val="21"/>
          <w:lang w:eastAsia="en-IN"/>
          <w14:ligatures w14:val="none"/>
        </w:rPr>
        <w:t xml:space="preserve"> </w:t>
      </w:r>
      <w:r w:rsidRPr="000D6AC1">
        <w:rPr>
          <w:rFonts w:ascii="Consolas" w:eastAsia="Times New Roman" w:hAnsi="Consolas" w:cs="Times New Roman"/>
          <w:color w:val="9CDCFE"/>
          <w:kern w:val="0"/>
          <w:sz w:val="21"/>
          <w:szCs w:val="21"/>
          <w:lang w:eastAsia="en-IN"/>
          <w14:ligatures w14:val="none"/>
        </w:rPr>
        <w:t>id</w:t>
      </w:r>
      <w:r w:rsidRPr="000D6AC1">
        <w:rPr>
          <w:rFonts w:ascii="Consolas" w:eastAsia="Times New Roman" w:hAnsi="Consolas" w:cs="Times New Roman"/>
          <w:color w:val="BBBEBF"/>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808080"/>
          <w:kern w:val="0"/>
          <w:sz w:val="21"/>
          <w:szCs w:val="21"/>
          <w:lang w:eastAsia="en-IN"/>
          <w14:ligatures w14:val="none"/>
        </w:rPr>
        <w:t>&gt;&lt;/</w:t>
      </w:r>
      <w:r w:rsidRPr="000D6AC1">
        <w:rPr>
          <w:rFonts w:ascii="Consolas" w:eastAsia="Times New Roman" w:hAnsi="Consolas" w:cs="Times New Roman"/>
          <w:color w:val="7EE787"/>
          <w:kern w:val="0"/>
          <w:sz w:val="21"/>
          <w:szCs w:val="21"/>
          <w:lang w:eastAsia="en-IN"/>
          <w14:ligatures w14:val="none"/>
        </w:rPr>
        <w:t>p</w:t>
      </w:r>
      <w:r w:rsidRPr="000D6AC1">
        <w:rPr>
          <w:rFonts w:ascii="Consolas" w:eastAsia="Times New Roman" w:hAnsi="Consolas" w:cs="Times New Roman"/>
          <w:color w:val="808080"/>
          <w:kern w:val="0"/>
          <w:sz w:val="21"/>
          <w:szCs w:val="21"/>
          <w:lang w:eastAsia="en-IN"/>
          <w14:ligatures w14:val="none"/>
        </w:rPr>
        <w:t>&gt;</w:t>
      </w:r>
    </w:p>
    <w:p w14:paraId="73C0F39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4D6A2E"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50EF327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FF7B72"/>
          <w:kern w:val="0"/>
          <w:sz w:val="21"/>
          <w:szCs w:val="21"/>
          <w:lang w:eastAsia="en-IN"/>
          <w14:ligatures w14:val="none"/>
        </w:rPr>
        <w:t>function</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D2A8FF"/>
          <w:kern w:val="0"/>
          <w:sz w:val="21"/>
          <w:szCs w:val="21"/>
          <w:lang w:eastAsia="en-IN"/>
          <w14:ligatures w14:val="none"/>
        </w:rPr>
        <w:t>validateForm</w:t>
      </w:r>
      <w:r w:rsidRPr="000D6AC1">
        <w:rPr>
          <w:rFonts w:ascii="Consolas" w:eastAsia="Times New Roman" w:hAnsi="Consolas" w:cs="Times New Roman"/>
          <w:color w:val="D4D4D4"/>
          <w:kern w:val="0"/>
          <w:sz w:val="21"/>
          <w:szCs w:val="21"/>
          <w:lang w:eastAsia="en-IN"/>
          <w14:ligatures w14:val="none"/>
        </w:rPr>
        <w:t xml:space="preserve">() </w:t>
      </w:r>
      <w:r w:rsidRPr="000D6AC1">
        <w:rPr>
          <w:rFonts w:ascii="Consolas" w:eastAsia="Times New Roman" w:hAnsi="Consolas" w:cs="Times New Roman"/>
          <w:color w:val="C9D1D9"/>
          <w:kern w:val="0"/>
          <w:sz w:val="21"/>
          <w:szCs w:val="21"/>
          <w:lang w:eastAsia="en-IN"/>
          <w14:ligatures w14:val="none"/>
        </w:rPr>
        <w:t>{</w:t>
      </w:r>
    </w:p>
    <w:p w14:paraId="036FCB3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name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"name"</w:t>
      </w:r>
      <w:r w:rsidRPr="000D6AC1">
        <w:rPr>
          <w:rFonts w:ascii="Consolas" w:eastAsia="Times New Roman" w:hAnsi="Consolas" w:cs="Times New Roman"/>
          <w:color w:val="C9D1D9"/>
          <w:kern w:val="0"/>
          <w:sz w:val="21"/>
          <w:szCs w:val="21"/>
          <w:lang w:eastAsia="en-IN"/>
          <w14:ligatures w14:val="none"/>
        </w:rPr>
        <w:t>).value;</w:t>
      </w:r>
    </w:p>
    <w:p w14:paraId="72D3912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email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"email"</w:t>
      </w:r>
      <w:r w:rsidRPr="000D6AC1">
        <w:rPr>
          <w:rFonts w:ascii="Consolas" w:eastAsia="Times New Roman" w:hAnsi="Consolas" w:cs="Times New Roman"/>
          <w:color w:val="C9D1D9"/>
          <w:kern w:val="0"/>
          <w:sz w:val="21"/>
          <w:szCs w:val="21"/>
          <w:lang w:eastAsia="en-IN"/>
          <w14:ligatures w14:val="none"/>
        </w:rPr>
        <w:t>).value;</w:t>
      </w:r>
    </w:p>
    <w:p w14:paraId="3973C03C"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password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"password"</w:t>
      </w:r>
      <w:r w:rsidRPr="000D6AC1">
        <w:rPr>
          <w:rFonts w:ascii="Consolas" w:eastAsia="Times New Roman" w:hAnsi="Consolas" w:cs="Times New Roman"/>
          <w:color w:val="C9D1D9"/>
          <w:kern w:val="0"/>
          <w:sz w:val="21"/>
          <w:szCs w:val="21"/>
          <w:lang w:eastAsia="en-IN"/>
          <w14:ligatures w14:val="none"/>
        </w:rPr>
        <w:t>).value;</w:t>
      </w:r>
    </w:p>
    <w:p w14:paraId="28A29371"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msg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79C0FF"/>
          <w:kern w:val="0"/>
          <w:sz w:val="21"/>
          <w:szCs w:val="21"/>
          <w:lang w:eastAsia="en-IN"/>
          <w14:ligatures w14:val="none"/>
        </w:rPr>
        <w:t>document</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D2A8FF"/>
          <w:kern w:val="0"/>
          <w:sz w:val="21"/>
          <w:szCs w:val="21"/>
          <w:lang w:eastAsia="en-IN"/>
          <w14:ligatures w14:val="none"/>
        </w:rPr>
        <w:t>getElementById</w:t>
      </w:r>
      <w:r w:rsidRPr="000D6AC1">
        <w:rPr>
          <w:rFonts w:ascii="Consolas" w:eastAsia="Times New Roman" w:hAnsi="Consolas" w:cs="Times New Roman"/>
          <w:color w:val="C9D1D9"/>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"msg"</w:t>
      </w:r>
      <w:r w:rsidRPr="000D6AC1">
        <w:rPr>
          <w:rFonts w:ascii="Consolas" w:eastAsia="Times New Roman" w:hAnsi="Consolas" w:cs="Times New Roman"/>
          <w:color w:val="C9D1D9"/>
          <w:kern w:val="0"/>
          <w:sz w:val="21"/>
          <w:szCs w:val="21"/>
          <w:lang w:eastAsia="en-IN"/>
          <w14:ligatures w14:val="none"/>
        </w:rPr>
        <w:t>);</w:t>
      </w:r>
    </w:p>
    <w:p w14:paraId="7FFF2120"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A6C8F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FF7B72"/>
          <w:kern w:val="0"/>
          <w:sz w:val="21"/>
          <w:szCs w:val="21"/>
          <w:lang w:eastAsia="en-IN"/>
          <w14:ligatures w14:val="none"/>
        </w:rPr>
        <w:t>let</w:t>
      </w:r>
      <w:r w:rsidRPr="000D6AC1">
        <w:rPr>
          <w:rFonts w:ascii="Consolas" w:eastAsia="Times New Roman" w:hAnsi="Consolas" w:cs="Times New Roman"/>
          <w:color w:val="C9D1D9"/>
          <w:kern w:val="0"/>
          <w:sz w:val="21"/>
          <w:szCs w:val="21"/>
          <w:lang w:eastAsia="en-IN"/>
          <w14:ligatures w14:val="none"/>
        </w:rPr>
        <w:t xml:space="preserve"> emailPattern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 xml:space="preserve"> /</w:t>
      </w:r>
      <w:r w:rsidRPr="000D6AC1">
        <w:rPr>
          <w:rFonts w:ascii="Consolas" w:eastAsia="Times New Roman" w:hAnsi="Consolas" w:cs="Times New Roman"/>
          <w:color w:val="DCDCAA"/>
          <w:kern w:val="0"/>
          <w:sz w:val="21"/>
          <w:szCs w:val="21"/>
          <w:lang w:eastAsia="en-IN"/>
          <w14:ligatures w14:val="none"/>
        </w:rPr>
        <w:t>^</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16969"/>
          <w:kern w:val="0"/>
          <w:sz w:val="21"/>
          <w:szCs w:val="21"/>
          <w:lang w:eastAsia="en-IN"/>
          <w14:ligatures w14:val="none"/>
        </w:rPr>
        <w:t xml:space="preserve"> </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7BA7D"/>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16969"/>
          <w:kern w:val="0"/>
          <w:sz w:val="21"/>
          <w:szCs w:val="21"/>
          <w:lang w:eastAsia="en-IN"/>
          <w14:ligatures w14:val="none"/>
        </w:rPr>
        <w:t xml:space="preserve"> </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7BA7D"/>
          <w:kern w:val="0"/>
          <w:sz w:val="21"/>
          <w:szCs w:val="21"/>
          <w:lang w:eastAsia="en-IN"/>
          <w14:ligatures w14:val="none"/>
        </w:rPr>
        <w:t>+</w:t>
      </w:r>
      <w:r w:rsidRPr="000D6AC1">
        <w:rPr>
          <w:rFonts w:ascii="Consolas" w:eastAsia="Times New Roman" w:hAnsi="Consolas" w:cs="Times New Roman"/>
          <w:b/>
          <w:bCs/>
          <w:color w:val="7EE787"/>
          <w:kern w:val="0"/>
          <w:sz w:val="21"/>
          <w:szCs w:val="21"/>
          <w:lang w:eastAsia="en-IN"/>
          <w14:ligatures w14:val="none"/>
        </w:rPr>
        <w:t>\.</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79C0FF"/>
          <w:kern w:val="0"/>
          <w:sz w:val="21"/>
          <w:szCs w:val="21"/>
          <w:lang w:eastAsia="en-IN"/>
          <w14:ligatures w14:val="none"/>
        </w:rPr>
        <w:t>a-z</w:t>
      </w:r>
      <w:r w:rsidRPr="000D6AC1">
        <w:rPr>
          <w:rFonts w:ascii="Consolas" w:eastAsia="Times New Roman" w:hAnsi="Consolas" w:cs="Times New Roman"/>
          <w:color w:val="CE9178"/>
          <w:kern w:val="0"/>
          <w:sz w:val="21"/>
          <w:szCs w:val="21"/>
          <w:lang w:eastAsia="en-IN"/>
          <w14:ligatures w14:val="none"/>
        </w:rPr>
        <w:t>]</w:t>
      </w:r>
      <w:r w:rsidRPr="000D6AC1">
        <w:rPr>
          <w:rFonts w:ascii="Consolas" w:eastAsia="Times New Roman" w:hAnsi="Consolas" w:cs="Times New Roman"/>
          <w:color w:val="D7BA7D"/>
          <w:kern w:val="0"/>
          <w:sz w:val="21"/>
          <w:szCs w:val="21"/>
          <w:lang w:eastAsia="en-IN"/>
          <w14:ligatures w14:val="none"/>
        </w:rPr>
        <w:t>{2,3}</w:t>
      </w:r>
      <w:r w:rsidRPr="000D6AC1">
        <w:rPr>
          <w:rFonts w:ascii="Consolas" w:eastAsia="Times New Roman" w:hAnsi="Consolas" w:cs="Times New Roman"/>
          <w:color w:val="DCDCAA"/>
          <w:kern w:val="0"/>
          <w:sz w:val="21"/>
          <w:szCs w:val="21"/>
          <w:lang w:eastAsia="en-IN"/>
          <w14:ligatures w14:val="none"/>
        </w:rPr>
        <w:t>$</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w:t>
      </w:r>
    </w:p>
    <w:p w14:paraId="0E78FE8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C8730E"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if</w:t>
      </w:r>
      <w:r w:rsidRPr="000D6AC1">
        <w:rPr>
          <w:rFonts w:ascii="Consolas" w:eastAsia="Times New Roman" w:hAnsi="Consolas" w:cs="Times New Roman"/>
          <w:color w:val="C9D1D9"/>
          <w:kern w:val="0"/>
          <w:sz w:val="21"/>
          <w:szCs w:val="21"/>
          <w:lang w:eastAsia="en-IN"/>
          <w14:ligatures w14:val="none"/>
        </w:rPr>
        <w:t xml:space="preserve"> (name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w:t>
      </w:r>
    </w:p>
    <w:p w14:paraId="6EF2B1E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"Name cannot be empty"</w:t>
      </w:r>
      <w:r w:rsidRPr="000D6AC1">
        <w:rPr>
          <w:rFonts w:ascii="Consolas" w:eastAsia="Times New Roman" w:hAnsi="Consolas" w:cs="Times New Roman"/>
          <w:color w:val="C9D1D9"/>
          <w:kern w:val="0"/>
          <w:sz w:val="21"/>
          <w:szCs w:val="21"/>
          <w:lang w:eastAsia="en-IN"/>
          <w14:ligatures w14:val="none"/>
        </w:rPr>
        <w:t>;</w:t>
      </w:r>
    </w:p>
    <w:p w14:paraId="6F9FF89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return</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569CD6"/>
          <w:kern w:val="0"/>
          <w:sz w:val="21"/>
          <w:szCs w:val="21"/>
          <w:lang w:eastAsia="en-IN"/>
          <w14:ligatures w14:val="none"/>
        </w:rPr>
        <w:t>false</w:t>
      </w:r>
      <w:r w:rsidRPr="000D6AC1">
        <w:rPr>
          <w:rFonts w:ascii="Consolas" w:eastAsia="Times New Roman" w:hAnsi="Consolas" w:cs="Times New Roman"/>
          <w:color w:val="C9D1D9"/>
          <w:kern w:val="0"/>
          <w:sz w:val="21"/>
          <w:szCs w:val="21"/>
          <w:lang w:eastAsia="en-IN"/>
          <w14:ligatures w14:val="none"/>
        </w:rPr>
        <w:t>;</w:t>
      </w:r>
    </w:p>
    <w:p w14:paraId="67113EB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w:t>
      </w:r>
    </w:p>
    <w:p w14:paraId="1BA05F7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7BB97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if</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email.</w:t>
      </w:r>
      <w:r w:rsidRPr="000D6AC1">
        <w:rPr>
          <w:rFonts w:ascii="Consolas" w:eastAsia="Times New Roman" w:hAnsi="Consolas" w:cs="Times New Roman"/>
          <w:color w:val="D2A8FF"/>
          <w:kern w:val="0"/>
          <w:sz w:val="21"/>
          <w:szCs w:val="21"/>
          <w:lang w:eastAsia="en-IN"/>
          <w14:ligatures w14:val="none"/>
        </w:rPr>
        <w:t>match</w:t>
      </w:r>
      <w:r w:rsidRPr="000D6AC1">
        <w:rPr>
          <w:rFonts w:ascii="Consolas" w:eastAsia="Times New Roman" w:hAnsi="Consolas" w:cs="Times New Roman"/>
          <w:color w:val="C9D1D9"/>
          <w:kern w:val="0"/>
          <w:sz w:val="21"/>
          <w:szCs w:val="21"/>
          <w:lang w:eastAsia="en-IN"/>
          <w14:ligatures w14:val="none"/>
        </w:rPr>
        <w:t>(emailPattern)) {</w:t>
      </w:r>
    </w:p>
    <w:p w14:paraId="0F86E48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"Invalid Email"</w:t>
      </w:r>
      <w:r w:rsidRPr="000D6AC1">
        <w:rPr>
          <w:rFonts w:ascii="Consolas" w:eastAsia="Times New Roman" w:hAnsi="Consolas" w:cs="Times New Roman"/>
          <w:color w:val="C9D1D9"/>
          <w:kern w:val="0"/>
          <w:sz w:val="21"/>
          <w:szCs w:val="21"/>
          <w:lang w:eastAsia="en-IN"/>
          <w14:ligatures w14:val="none"/>
        </w:rPr>
        <w:t>;</w:t>
      </w:r>
    </w:p>
    <w:p w14:paraId="44F99783"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return</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569CD6"/>
          <w:kern w:val="0"/>
          <w:sz w:val="21"/>
          <w:szCs w:val="21"/>
          <w:lang w:eastAsia="en-IN"/>
          <w14:ligatures w14:val="none"/>
        </w:rPr>
        <w:t>false</w:t>
      </w:r>
      <w:r w:rsidRPr="000D6AC1">
        <w:rPr>
          <w:rFonts w:ascii="Consolas" w:eastAsia="Times New Roman" w:hAnsi="Consolas" w:cs="Times New Roman"/>
          <w:color w:val="C9D1D9"/>
          <w:kern w:val="0"/>
          <w:sz w:val="21"/>
          <w:szCs w:val="21"/>
          <w:lang w:eastAsia="en-IN"/>
          <w14:ligatures w14:val="none"/>
        </w:rPr>
        <w:t>;</w:t>
      </w:r>
    </w:p>
    <w:p w14:paraId="3636443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w:t>
      </w:r>
    </w:p>
    <w:p w14:paraId="5AE40B0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891BCF"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if</w:t>
      </w:r>
      <w:r w:rsidRPr="000D6AC1">
        <w:rPr>
          <w:rFonts w:ascii="Consolas" w:eastAsia="Times New Roman" w:hAnsi="Consolas" w:cs="Times New Roman"/>
          <w:color w:val="C9D1D9"/>
          <w:kern w:val="0"/>
          <w:sz w:val="21"/>
          <w:szCs w:val="21"/>
          <w:lang w:eastAsia="en-IN"/>
          <w14:ligatures w14:val="none"/>
        </w:rPr>
        <w:t xml:space="preserve"> (password.</w:t>
      </w:r>
      <w:r w:rsidRPr="000D6AC1">
        <w:rPr>
          <w:rFonts w:ascii="Consolas" w:eastAsia="Times New Roman" w:hAnsi="Consolas" w:cs="Times New Roman"/>
          <w:color w:val="79C0FF"/>
          <w:kern w:val="0"/>
          <w:sz w:val="21"/>
          <w:szCs w:val="21"/>
          <w:lang w:eastAsia="en-IN"/>
          <w14:ligatures w14:val="none"/>
        </w:rPr>
        <w:t>length</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&lt;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B5CEA8"/>
          <w:kern w:val="0"/>
          <w:sz w:val="21"/>
          <w:szCs w:val="21"/>
          <w:lang w:eastAsia="en-IN"/>
          <w14:ligatures w14:val="none"/>
        </w:rPr>
        <w:t>6</w:t>
      </w:r>
      <w:r w:rsidRPr="000D6AC1">
        <w:rPr>
          <w:rFonts w:ascii="Consolas" w:eastAsia="Times New Roman" w:hAnsi="Consolas" w:cs="Times New Roman"/>
          <w:color w:val="C9D1D9"/>
          <w:kern w:val="0"/>
          <w:sz w:val="21"/>
          <w:szCs w:val="21"/>
          <w:lang w:eastAsia="en-IN"/>
          <w14:ligatures w14:val="none"/>
        </w:rPr>
        <w:t>) {</w:t>
      </w:r>
    </w:p>
    <w:p w14:paraId="1BFCBA7B"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msg.</w:t>
      </w:r>
      <w:r w:rsidRPr="000D6AC1">
        <w:rPr>
          <w:rFonts w:ascii="Consolas" w:eastAsia="Times New Roman" w:hAnsi="Consolas" w:cs="Times New Roman"/>
          <w:color w:val="79C0FF"/>
          <w:kern w:val="0"/>
          <w:sz w:val="21"/>
          <w:szCs w:val="21"/>
          <w:lang w:eastAsia="en-IN"/>
          <w14:ligatures w14:val="none"/>
        </w:rPr>
        <w:t>innerHTML</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D4D4D4"/>
          <w:kern w:val="0"/>
          <w:sz w:val="21"/>
          <w:szCs w:val="21"/>
          <w:lang w:eastAsia="en-IN"/>
          <w14:ligatures w14:val="none"/>
        </w:rPr>
        <w:t>=</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A5D6FF"/>
          <w:kern w:val="0"/>
          <w:sz w:val="21"/>
          <w:szCs w:val="21"/>
          <w:lang w:eastAsia="en-IN"/>
          <w14:ligatures w14:val="none"/>
        </w:rPr>
        <w:t>"Password must be at least 6 characters"</w:t>
      </w:r>
      <w:r w:rsidRPr="000D6AC1">
        <w:rPr>
          <w:rFonts w:ascii="Consolas" w:eastAsia="Times New Roman" w:hAnsi="Consolas" w:cs="Times New Roman"/>
          <w:color w:val="C9D1D9"/>
          <w:kern w:val="0"/>
          <w:sz w:val="21"/>
          <w:szCs w:val="21"/>
          <w:lang w:eastAsia="en-IN"/>
          <w14:ligatures w14:val="none"/>
        </w:rPr>
        <w:t>;</w:t>
      </w:r>
    </w:p>
    <w:p w14:paraId="498AB1E9"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C586C0"/>
          <w:kern w:val="0"/>
          <w:sz w:val="21"/>
          <w:szCs w:val="21"/>
          <w:lang w:eastAsia="en-IN"/>
          <w14:ligatures w14:val="none"/>
        </w:rPr>
        <w:t>return</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569CD6"/>
          <w:kern w:val="0"/>
          <w:sz w:val="21"/>
          <w:szCs w:val="21"/>
          <w:lang w:eastAsia="en-IN"/>
          <w14:ligatures w14:val="none"/>
        </w:rPr>
        <w:t>false</w:t>
      </w:r>
      <w:r w:rsidRPr="000D6AC1">
        <w:rPr>
          <w:rFonts w:ascii="Consolas" w:eastAsia="Times New Roman" w:hAnsi="Consolas" w:cs="Times New Roman"/>
          <w:color w:val="C9D1D9"/>
          <w:kern w:val="0"/>
          <w:sz w:val="21"/>
          <w:szCs w:val="21"/>
          <w:lang w:eastAsia="en-IN"/>
          <w14:ligatures w14:val="none"/>
        </w:rPr>
        <w:t>;</w:t>
      </w:r>
    </w:p>
    <w:p w14:paraId="68D81E7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    }</w:t>
      </w:r>
    </w:p>
    <w:p w14:paraId="4614DD58"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7C6252"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lastRenderedPageBreak/>
        <w:t xml:space="preserve">    </w:t>
      </w:r>
      <w:r w:rsidRPr="000D6AC1">
        <w:rPr>
          <w:rFonts w:ascii="Consolas" w:eastAsia="Times New Roman" w:hAnsi="Consolas" w:cs="Times New Roman"/>
          <w:color w:val="C586C0"/>
          <w:kern w:val="0"/>
          <w:sz w:val="21"/>
          <w:szCs w:val="21"/>
          <w:lang w:eastAsia="en-IN"/>
          <w14:ligatures w14:val="none"/>
        </w:rPr>
        <w:t>return</w:t>
      </w:r>
      <w:r w:rsidRPr="000D6AC1">
        <w:rPr>
          <w:rFonts w:ascii="Consolas" w:eastAsia="Times New Roman" w:hAnsi="Consolas" w:cs="Times New Roman"/>
          <w:color w:val="C9D1D9"/>
          <w:kern w:val="0"/>
          <w:sz w:val="21"/>
          <w:szCs w:val="21"/>
          <w:lang w:eastAsia="en-IN"/>
          <w14:ligatures w14:val="none"/>
        </w:rPr>
        <w:t xml:space="preserve"> </w:t>
      </w:r>
      <w:r w:rsidRPr="000D6AC1">
        <w:rPr>
          <w:rFonts w:ascii="Consolas" w:eastAsia="Times New Roman" w:hAnsi="Consolas" w:cs="Times New Roman"/>
          <w:color w:val="569CD6"/>
          <w:kern w:val="0"/>
          <w:sz w:val="21"/>
          <w:szCs w:val="21"/>
          <w:lang w:eastAsia="en-IN"/>
          <w14:ligatures w14:val="none"/>
        </w:rPr>
        <w:t>true</w:t>
      </w:r>
      <w:r w:rsidRPr="000D6AC1">
        <w:rPr>
          <w:rFonts w:ascii="Consolas" w:eastAsia="Times New Roman" w:hAnsi="Consolas" w:cs="Times New Roman"/>
          <w:color w:val="C9D1D9"/>
          <w:kern w:val="0"/>
          <w:sz w:val="21"/>
          <w:szCs w:val="21"/>
          <w:lang w:eastAsia="en-IN"/>
          <w14:ligatures w14:val="none"/>
        </w:rPr>
        <w:t>;</w:t>
      </w:r>
    </w:p>
    <w:p w14:paraId="23D4A61A"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C9D1D9"/>
          <w:kern w:val="0"/>
          <w:sz w:val="21"/>
          <w:szCs w:val="21"/>
          <w:lang w:eastAsia="en-IN"/>
          <w14:ligatures w14:val="none"/>
        </w:rPr>
        <w:t>}</w:t>
      </w:r>
    </w:p>
    <w:p w14:paraId="2FF503C5"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script</w:t>
      </w:r>
      <w:r w:rsidRPr="000D6AC1">
        <w:rPr>
          <w:rFonts w:ascii="Consolas" w:eastAsia="Times New Roman" w:hAnsi="Consolas" w:cs="Times New Roman"/>
          <w:color w:val="808080"/>
          <w:kern w:val="0"/>
          <w:sz w:val="21"/>
          <w:szCs w:val="21"/>
          <w:lang w:eastAsia="en-IN"/>
          <w14:ligatures w14:val="none"/>
        </w:rPr>
        <w:t>&gt;</w:t>
      </w:r>
    </w:p>
    <w:p w14:paraId="659E6B9D"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935814"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body</w:t>
      </w:r>
      <w:r w:rsidRPr="000D6AC1">
        <w:rPr>
          <w:rFonts w:ascii="Consolas" w:eastAsia="Times New Roman" w:hAnsi="Consolas" w:cs="Times New Roman"/>
          <w:color w:val="808080"/>
          <w:kern w:val="0"/>
          <w:sz w:val="21"/>
          <w:szCs w:val="21"/>
          <w:lang w:eastAsia="en-IN"/>
          <w14:ligatures w14:val="none"/>
        </w:rPr>
        <w:t>&gt;</w:t>
      </w:r>
    </w:p>
    <w:p w14:paraId="74A6BC46" w14:textId="77777777" w:rsidR="000D6AC1" w:rsidRPr="000D6AC1" w:rsidRDefault="000D6AC1" w:rsidP="000D6AC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D6AC1">
        <w:rPr>
          <w:rFonts w:ascii="Consolas" w:eastAsia="Times New Roman" w:hAnsi="Consolas" w:cs="Times New Roman"/>
          <w:color w:val="808080"/>
          <w:kern w:val="0"/>
          <w:sz w:val="21"/>
          <w:szCs w:val="21"/>
          <w:lang w:eastAsia="en-IN"/>
          <w14:ligatures w14:val="none"/>
        </w:rPr>
        <w:t>&lt;/</w:t>
      </w:r>
      <w:r w:rsidRPr="000D6AC1">
        <w:rPr>
          <w:rFonts w:ascii="Consolas" w:eastAsia="Times New Roman" w:hAnsi="Consolas" w:cs="Times New Roman"/>
          <w:color w:val="7EE787"/>
          <w:kern w:val="0"/>
          <w:sz w:val="21"/>
          <w:szCs w:val="21"/>
          <w:lang w:eastAsia="en-IN"/>
          <w14:ligatures w14:val="none"/>
        </w:rPr>
        <w:t>html</w:t>
      </w:r>
      <w:r w:rsidRPr="000D6AC1">
        <w:rPr>
          <w:rFonts w:ascii="Consolas" w:eastAsia="Times New Roman" w:hAnsi="Consolas" w:cs="Times New Roman"/>
          <w:color w:val="808080"/>
          <w:kern w:val="0"/>
          <w:sz w:val="21"/>
          <w:szCs w:val="21"/>
          <w:lang w:eastAsia="en-IN"/>
          <w14:ligatures w14:val="none"/>
        </w:rPr>
        <w:t>&gt;</w:t>
      </w:r>
    </w:p>
    <w:p w14:paraId="14D3FFF4" w14:textId="77777777" w:rsidR="000D6AC1" w:rsidRDefault="000D6AC1" w:rsidP="000D6AC1">
      <w:pPr>
        <w:tabs>
          <w:tab w:val="left" w:pos="1068"/>
          <w:tab w:val="center" w:pos="5233"/>
        </w:tabs>
        <w:rPr>
          <w:rFonts w:ascii="Times New Roman" w:hAnsi="Times New Roman" w:cs="Times New Roman"/>
          <w:sz w:val="28"/>
          <w:szCs w:val="28"/>
        </w:rPr>
      </w:pPr>
    </w:p>
    <w:p w14:paraId="645DC5F1" w14:textId="1E0BC36C" w:rsidR="000D6AC1" w:rsidRDefault="000D6AC1" w:rsidP="000D6AC1">
      <w:pPr>
        <w:tabs>
          <w:tab w:val="left" w:pos="1068"/>
          <w:tab w:val="center" w:pos="5233"/>
        </w:tabs>
        <w:rPr>
          <w:rFonts w:ascii="Times New Roman" w:hAnsi="Times New Roman" w:cs="Times New Roman"/>
          <w:sz w:val="28"/>
          <w:szCs w:val="28"/>
        </w:rPr>
      </w:pPr>
      <w:r>
        <w:rPr>
          <w:rFonts w:ascii="Times New Roman" w:hAnsi="Times New Roman" w:cs="Times New Roman"/>
          <w:sz w:val="28"/>
          <w:szCs w:val="28"/>
        </w:rPr>
        <w:t>OUTPUT :</w:t>
      </w:r>
    </w:p>
    <w:p w14:paraId="05F73828" w14:textId="6DEB6B04" w:rsidR="000D6AC1" w:rsidRDefault="000D6AC1" w:rsidP="000D6AC1">
      <w:pPr>
        <w:tabs>
          <w:tab w:val="left" w:pos="1068"/>
          <w:tab w:val="center" w:pos="5233"/>
        </w:tabs>
        <w:rPr>
          <w:rFonts w:ascii="Times New Roman" w:hAnsi="Times New Roman" w:cs="Times New Roman"/>
          <w:b/>
          <w:bCs/>
          <w:sz w:val="28"/>
          <w:szCs w:val="28"/>
        </w:rPr>
      </w:pPr>
      <w:r w:rsidRPr="000D6AC1">
        <w:rPr>
          <w:rFonts w:ascii="Times New Roman" w:hAnsi="Times New Roman" w:cs="Times New Roman"/>
          <w:b/>
          <w:bCs/>
          <w:noProof/>
          <w:sz w:val="28"/>
          <w:szCs w:val="28"/>
        </w:rPr>
        <w:drawing>
          <wp:inline distT="0" distB="0" distL="0" distR="0" wp14:anchorId="7B755A02" wp14:editId="7D1522D0">
            <wp:extent cx="6645910" cy="1724660"/>
            <wp:effectExtent l="0" t="0" r="2540" b="8890"/>
            <wp:docPr id="13010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390" name=""/>
                    <pic:cNvPicPr/>
                  </pic:nvPicPr>
                  <pic:blipFill>
                    <a:blip r:embed="rId60"/>
                    <a:stretch>
                      <a:fillRect/>
                    </a:stretch>
                  </pic:blipFill>
                  <pic:spPr>
                    <a:xfrm>
                      <a:off x="0" y="0"/>
                      <a:ext cx="6645910" cy="1724660"/>
                    </a:xfrm>
                    <a:prstGeom prst="rect">
                      <a:avLst/>
                    </a:prstGeom>
                  </pic:spPr>
                </pic:pic>
              </a:graphicData>
            </a:graphic>
          </wp:inline>
        </w:drawing>
      </w:r>
    </w:p>
    <w:p w14:paraId="56133851" w14:textId="77777777" w:rsidR="00743767" w:rsidRDefault="00743767" w:rsidP="00743767">
      <w:pPr>
        <w:rPr>
          <w:rFonts w:ascii="Times New Roman" w:hAnsi="Times New Roman" w:cs="Times New Roman"/>
          <w:b/>
          <w:bCs/>
          <w:sz w:val="28"/>
          <w:szCs w:val="28"/>
        </w:rPr>
      </w:pPr>
    </w:p>
    <w:p w14:paraId="07ED1B7F" w14:textId="13A0EAF2" w:rsidR="00743767" w:rsidRDefault="00743767" w:rsidP="0037645F">
      <w:pPr>
        <w:rPr>
          <w:rFonts w:ascii="Times New Roman" w:hAnsi="Times New Roman" w:cs="Times New Roman"/>
          <w:sz w:val="28"/>
          <w:szCs w:val="28"/>
        </w:rPr>
      </w:pPr>
      <w:r>
        <w:rPr>
          <w:rFonts w:ascii="Times New Roman" w:hAnsi="Times New Roman" w:cs="Times New Roman"/>
          <w:sz w:val="28"/>
          <w:szCs w:val="28"/>
        </w:rPr>
        <w:t xml:space="preserve">                                                               </w:t>
      </w:r>
    </w:p>
    <w:p w14:paraId="0DA6379F" w14:textId="77777777" w:rsidR="0037645F" w:rsidRDefault="0037645F" w:rsidP="0037645F">
      <w:pPr>
        <w:rPr>
          <w:rFonts w:ascii="Times New Roman" w:hAnsi="Times New Roman" w:cs="Times New Roman"/>
          <w:sz w:val="28"/>
          <w:szCs w:val="28"/>
        </w:rPr>
      </w:pPr>
    </w:p>
    <w:p w14:paraId="5D94CC65" w14:textId="77777777" w:rsidR="0037645F" w:rsidRDefault="0037645F" w:rsidP="0037645F">
      <w:pPr>
        <w:rPr>
          <w:rFonts w:ascii="Times New Roman" w:hAnsi="Times New Roman" w:cs="Times New Roman"/>
          <w:sz w:val="28"/>
          <w:szCs w:val="28"/>
        </w:rPr>
      </w:pPr>
    </w:p>
    <w:p w14:paraId="2754465A" w14:textId="77777777" w:rsidR="0037645F" w:rsidRDefault="0037645F" w:rsidP="0037645F">
      <w:pPr>
        <w:rPr>
          <w:rFonts w:ascii="Times New Roman" w:hAnsi="Times New Roman" w:cs="Times New Roman"/>
          <w:sz w:val="28"/>
          <w:szCs w:val="28"/>
        </w:rPr>
      </w:pPr>
    </w:p>
    <w:p w14:paraId="2C52EFD8" w14:textId="77777777" w:rsidR="0037645F" w:rsidRDefault="0037645F" w:rsidP="0037645F">
      <w:pPr>
        <w:rPr>
          <w:rFonts w:ascii="Times New Roman" w:hAnsi="Times New Roman" w:cs="Times New Roman"/>
          <w:sz w:val="28"/>
          <w:szCs w:val="28"/>
        </w:rPr>
      </w:pPr>
    </w:p>
    <w:p w14:paraId="06E2C458" w14:textId="77777777" w:rsidR="0037645F" w:rsidRDefault="0037645F" w:rsidP="0037645F">
      <w:pPr>
        <w:rPr>
          <w:rFonts w:ascii="Times New Roman" w:hAnsi="Times New Roman" w:cs="Times New Roman"/>
          <w:sz w:val="28"/>
          <w:szCs w:val="28"/>
        </w:rPr>
      </w:pPr>
    </w:p>
    <w:p w14:paraId="5A41FEB9" w14:textId="77777777" w:rsidR="0037645F" w:rsidRDefault="0037645F" w:rsidP="0037645F">
      <w:pPr>
        <w:rPr>
          <w:rFonts w:ascii="Times New Roman" w:hAnsi="Times New Roman" w:cs="Times New Roman"/>
          <w:sz w:val="28"/>
          <w:szCs w:val="28"/>
        </w:rPr>
      </w:pPr>
    </w:p>
    <w:p w14:paraId="1813E61A" w14:textId="77777777" w:rsidR="0037645F" w:rsidRDefault="0037645F" w:rsidP="0037645F">
      <w:pPr>
        <w:rPr>
          <w:rFonts w:ascii="Times New Roman" w:hAnsi="Times New Roman" w:cs="Times New Roman"/>
          <w:sz w:val="28"/>
          <w:szCs w:val="28"/>
        </w:rPr>
      </w:pPr>
    </w:p>
    <w:p w14:paraId="1A9F2D1D" w14:textId="77777777" w:rsidR="0037645F" w:rsidRDefault="0037645F" w:rsidP="0037645F">
      <w:pPr>
        <w:rPr>
          <w:rFonts w:ascii="Times New Roman" w:hAnsi="Times New Roman" w:cs="Times New Roman"/>
          <w:sz w:val="28"/>
          <w:szCs w:val="28"/>
        </w:rPr>
      </w:pPr>
    </w:p>
    <w:p w14:paraId="78D4D7C1" w14:textId="77777777" w:rsidR="0037645F" w:rsidRDefault="0037645F" w:rsidP="0037645F">
      <w:pPr>
        <w:rPr>
          <w:rFonts w:ascii="Times New Roman" w:hAnsi="Times New Roman" w:cs="Times New Roman"/>
          <w:sz w:val="28"/>
          <w:szCs w:val="28"/>
        </w:rPr>
      </w:pPr>
    </w:p>
    <w:p w14:paraId="1D953BC7" w14:textId="77777777" w:rsidR="0037645F" w:rsidRDefault="0037645F" w:rsidP="0037645F">
      <w:pPr>
        <w:rPr>
          <w:rFonts w:ascii="Times New Roman" w:hAnsi="Times New Roman" w:cs="Times New Roman"/>
          <w:sz w:val="28"/>
          <w:szCs w:val="28"/>
        </w:rPr>
      </w:pPr>
    </w:p>
    <w:p w14:paraId="380EB8F8" w14:textId="77777777" w:rsidR="0037645F" w:rsidRDefault="0037645F" w:rsidP="0037645F">
      <w:pPr>
        <w:rPr>
          <w:rFonts w:ascii="Times New Roman" w:hAnsi="Times New Roman" w:cs="Times New Roman"/>
          <w:sz w:val="28"/>
          <w:szCs w:val="28"/>
        </w:rPr>
      </w:pPr>
    </w:p>
    <w:p w14:paraId="0F73FCA6" w14:textId="77777777" w:rsidR="0037645F" w:rsidRDefault="0037645F" w:rsidP="0037645F">
      <w:pPr>
        <w:rPr>
          <w:rFonts w:ascii="Times New Roman" w:hAnsi="Times New Roman" w:cs="Times New Roman"/>
          <w:sz w:val="28"/>
          <w:szCs w:val="28"/>
        </w:rPr>
      </w:pPr>
    </w:p>
    <w:p w14:paraId="534FC6DC" w14:textId="77777777" w:rsidR="0037645F" w:rsidRDefault="0037645F" w:rsidP="0037645F">
      <w:pPr>
        <w:rPr>
          <w:rFonts w:ascii="Times New Roman" w:hAnsi="Times New Roman" w:cs="Times New Roman"/>
          <w:sz w:val="28"/>
          <w:szCs w:val="28"/>
        </w:rPr>
      </w:pPr>
    </w:p>
    <w:p w14:paraId="5431C4A5" w14:textId="77777777" w:rsidR="0037645F" w:rsidRDefault="0037645F" w:rsidP="0037645F">
      <w:pPr>
        <w:rPr>
          <w:rFonts w:ascii="Times New Roman" w:hAnsi="Times New Roman" w:cs="Times New Roman"/>
          <w:sz w:val="28"/>
          <w:szCs w:val="28"/>
        </w:rPr>
      </w:pPr>
    </w:p>
    <w:p w14:paraId="20A9527C" w14:textId="77777777" w:rsidR="0037645F" w:rsidRDefault="0037645F" w:rsidP="0037645F">
      <w:pPr>
        <w:rPr>
          <w:rFonts w:ascii="Times New Roman" w:hAnsi="Times New Roman" w:cs="Times New Roman"/>
          <w:sz w:val="28"/>
          <w:szCs w:val="28"/>
        </w:rPr>
      </w:pPr>
    </w:p>
    <w:p w14:paraId="724146F7" w14:textId="705B00AA" w:rsidR="0037645F" w:rsidRDefault="0037645F" w:rsidP="0037645F">
      <w:pPr>
        <w:rPr>
          <w:rFonts w:ascii="Times New Roman" w:hAnsi="Times New Roman" w:cs="Times New Roman"/>
          <w:sz w:val="28"/>
          <w:szCs w:val="28"/>
        </w:rPr>
      </w:pPr>
      <w:r>
        <w:rPr>
          <w:rFonts w:ascii="Times New Roman" w:hAnsi="Times New Roman" w:cs="Times New Roman"/>
          <w:sz w:val="28"/>
          <w:szCs w:val="28"/>
        </w:rPr>
        <w:lastRenderedPageBreak/>
        <w:t xml:space="preserve">                                                                WEEK-12</w:t>
      </w:r>
    </w:p>
    <w:p w14:paraId="0682892E" w14:textId="77777777" w:rsidR="0037645F" w:rsidRDefault="0037645F" w:rsidP="0037645F">
      <w:pPr>
        <w:rPr>
          <w:rFonts w:ascii="Times New Roman" w:hAnsi="Times New Roman" w:cs="Times New Roman"/>
          <w:sz w:val="28"/>
          <w:szCs w:val="28"/>
        </w:rPr>
      </w:pPr>
    </w:p>
    <w:p w14:paraId="275CEC2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b/>
          <w:bCs/>
          <w:sz w:val="28"/>
          <w:szCs w:val="28"/>
        </w:rPr>
        <w:t>Aim:</w:t>
      </w:r>
      <w:r w:rsidRPr="0037645F">
        <w:rPr>
          <w:rFonts w:ascii="Times New Roman" w:hAnsi="Times New Roman" w:cs="Times New Roman"/>
          <w:sz w:val="28"/>
          <w:szCs w:val="28"/>
        </w:rPr>
        <w:t xml:space="preserve"> Installation of electron </w:t>
      </w:r>
    </w:p>
    <w:p w14:paraId="32DD60A0"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Steps for installation of electron:</w:t>
      </w:r>
    </w:p>
    <w:p w14:paraId="71D0B1A3"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b/>
          <w:bCs/>
          <w:sz w:val="28"/>
          <w:szCs w:val="28"/>
        </w:rPr>
        <w:t>Step1:</w:t>
      </w:r>
      <w:r w:rsidRPr="0037645F">
        <w:rPr>
          <w:rFonts w:ascii="Times New Roman" w:hAnsi="Times New Roman" w:cs="Times New Roman"/>
          <w:sz w:val="28"/>
          <w:szCs w:val="28"/>
        </w:rPr>
        <w:t xml:space="preserve"> Open Google Chrome browser.</w:t>
      </w:r>
    </w:p>
    <w:p w14:paraId="6E3BC069"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Open:</w:t>
      </w:r>
      <w:hyperlink r:id="rId61" w:tgtFrame="_blank" w:history="1">
        <w:r w:rsidRPr="0037645F">
          <w:rPr>
            <w:rStyle w:val="Hyperlink"/>
            <w:rFonts w:ascii="Times New Roman" w:hAnsi="Times New Roman" w:cs="Times New Roman"/>
            <w:sz w:val="28"/>
            <w:szCs w:val="28"/>
          </w:rPr>
          <w:t>Node.js Official Website</w:t>
        </w:r>
      </w:hyperlink>
    </w:p>
    <w:p w14:paraId="0551624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 xml:space="preserve"> Download the </w:t>
      </w:r>
      <w:r w:rsidRPr="0037645F">
        <w:rPr>
          <w:rFonts w:ascii="Times New Roman" w:hAnsi="Times New Roman" w:cs="Times New Roman"/>
          <w:b/>
          <w:bCs/>
          <w:sz w:val="28"/>
          <w:szCs w:val="28"/>
        </w:rPr>
        <w:t>LTS version</w:t>
      </w:r>
      <w:r w:rsidRPr="0037645F">
        <w:rPr>
          <w:rFonts w:ascii="Times New Roman" w:hAnsi="Times New Roman" w:cs="Times New Roman"/>
          <w:sz w:val="28"/>
          <w:szCs w:val="28"/>
        </w:rPr>
        <w:t xml:space="preserve"> </w:t>
      </w:r>
    </w:p>
    <w:p w14:paraId="1E33E116" w14:textId="00BED952"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7670674F" wp14:editId="6EE3B2AA">
            <wp:extent cx="5989320" cy="3368040"/>
            <wp:effectExtent l="0" t="0" r="0" b="3810"/>
            <wp:docPr id="238910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89320" cy="3368040"/>
                    </a:xfrm>
                    <a:prstGeom prst="rect">
                      <a:avLst/>
                    </a:prstGeom>
                    <a:noFill/>
                    <a:ln>
                      <a:noFill/>
                    </a:ln>
                  </pic:spPr>
                </pic:pic>
              </a:graphicData>
            </a:graphic>
          </wp:inline>
        </w:drawing>
      </w:r>
    </w:p>
    <w:p w14:paraId="474ED1AC" w14:textId="77777777" w:rsidR="0037645F" w:rsidRPr="0037645F" w:rsidRDefault="0037645F" w:rsidP="0037645F">
      <w:pPr>
        <w:rPr>
          <w:rFonts w:ascii="Times New Roman" w:hAnsi="Times New Roman" w:cs="Times New Roman"/>
          <w:sz w:val="28"/>
          <w:szCs w:val="28"/>
        </w:rPr>
      </w:pPr>
    </w:p>
    <w:p w14:paraId="35CE94AB" w14:textId="71C5C982"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drawing>
          <wp:inline distT="0" distB="0" distL="0" distR="0" wp14:anchorId="51383397" wp14:editId="4706FA86">
            <wp:extent cx="5928360" cy="4579620"/>
            <wp:effectExtent l="0" t="0" r="0" b="0"/>
            <wp:docPr id="13604937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28360" cy="4579620"/>
                    </a:xfrm>
                    <a:prstGeom prst="rect">
                      <a:avLst/>
                    </a:prstGeom>
                    <a:noFill/>
                    <a:ln>
                      <a:noFill/>
                    </a:ln>
                  </pic:spPr>
                </pic:pic>
              </a:graphicData>
            </a:graphic>
          </wp:inline>
        </w:drawing>
      </w:r>
    </w:p>
    <w:p w14:paraId="512A2E26"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Node.js automatically installs:</w:t>
      </w:r>
    </w:p>
    <w:p w14:paraId="5A395353" w14:textId="77777777" w:rsidR="0037645F" w:rsidRPr="0037645F" w:rsidRDefault="0037645F" w:rsidP="0037645F">
      <w:pPr>
        <w:numPr>
          <w:ilvl w:val="0"/>
          <w:numId w:val="23"/>
        </w:numPr>
        <w:rPr>
          <w:rFonts w:ascii="Times New Roman" w:hAnsi="Times New Roman" w:cs="Times New Roman"/>
          <w:sz w:val="28"/>
          <w:szCs w:val="28"/>
        </w:rPr>
      </w:pPr>
      <w:r w:rsidRPr="0037645F">
        <w:rPr>
          <w:rFonts w:ascii="Times New Roman" w:hAnsi="Times New Roman" w:cs="Times New Roman"/>
          <w:sz w:val="28"/>
          <w:szCs w:val="28"/>
        </w:rPr>
        <w:t xml:space="preserve">Node </w:t>
      </w:r>
    </w:p>
    <w:p w14:paraId="643E8A1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npm (Node Package Manager)</w:t>
      </w:r>
    </w:p>
    <w:p w14:paraId="4E44869F" w14:textId="0C242041"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7420054A" wp14:editId="76D95F26">
            <wp:extent cx="4991100" cy="2926080"/>
            <wp:effectExtent l="0" t="0" r="0" b="7620"/>
            <wp:docPr id="1395930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91100" cy="2926080"/>
                    </a:xfrm>
                    <a:prstGeom prst="rect">
                      <a:avLst/>
                    </a:prstGeom>
                    <a:noFill/>
                    <a:ln>
                      <a:noFill/>
                    </a:ln>
                  </pic:spPr>
                </pic:pic>
              </a:graphicData>
            </a:graphic>
          </wp:inline>
        </w:drawing>
      </w:r>
    </w:p>
    <w:p w14:paraId="35ED5BAD" w14:textId="77777777" w:rsidR="0037645F" w:rsidRPr="0037645F" w:rsidRDefault="0037645F" w:rsidP="0037645F">
      <w:pPr>
        <w:rPr>
          <w:rFonts w:ascii="Times New Roman" w:hAnsi="Times New Roman" w:cs="Times New Roman"/>
          <w:sz w:val="28"/>
          <w:szCs w:val="28"/>
        </w:rPr>
      </w:pPr>
    </w:p>
    <w:p w14:paraId="6DE2D47C"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Step2:</w:t>
      </w:r>
    </w:p>
    <w:p w14:paraId="31FE94A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t>Open VS Code.</w:t>
      </w:r>
    </w:p>
    <w:p w14:paraId="0E9AA5F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Open terminal:</w:t>
      </w:r>
    </w:p>
    <w:p w14:paraId="5DDDA489" w14:textId="19BACE6E" w:rsidR="0037645F" w:rsidRPr="0037645F" w:rsidRDefault="007F1BD7" w:rsidP="0037645F">
      <w:pPr>
        <w:rPr>
          <w:rFonts w:ascii="Times New Roman" w:hAnsi="Times New Roman" w:cs="Times New Roman"/>
          <w:sz w:val="28"/>
          <w:szCs w:val="28"/>
        </w:rPr>
      </w:pPr>
      <w:r w:rsidRPr="007F1BD7">
        <w:rPr>
          <w:rFonts w:ascii="Times New Roman" w:hAnsi="Times New Roman" w:cs="Times New Roman"/>
          <w:sz w:val="28"/>
          <w:szCs w:val="28"/>
        </w:rPr>
        <w:drawing>
          <wp:inline distT="0" distB="0" distL="0" distR="0" wp14:anchorId="2E8E207D" wp14:editId="03AB591E">
            <wp:extent cx="4154400" cy="1396800"/>
            <wp:effectExtent l="0" t="0" r="0" b="0"/>
            <wp:docPr id="17616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97638" name=""/>
                    <pic:cNvPicPr/>
                  </pic:nvPicPr>
                  <pic:blipFill>
                    <a:blip r:embed="rId65"/>
                    <a:stretch>
                      <a:fillRect/>
                    </a:stretch>
                  </pic:blipFill>
                  <pic:spPr>
                    <a:xfrm>
                      <a:off x="0" y="0"/>
                      <a:ext cx="4154400" cy="1396800"/>
                    </a:xfrm>
                    <a:prstGeom prst="rect">
                      <a:avLst/>
                    </a:prstGeom>
                  </pic:spPr>
                </pic:pic>
              </a:graphicData>
            </a:graphic>
          </wp:inline>
        </w:drawing>
      </w:r>
    </w:p>
    <w:p w14:paraId="1AFDF144" w14:textId="77777777" w:rsidR="0037645F" w:rsidRPr="0037645F" w:rsidRDefault="0037645F" w:rsidP="0037645F">
      <w:pPr>
        <w:rPr>
          <w:rFonts w:ascii="Times New Roman" w:hAnsi="Times New Roman" w:cs="Times New Roman"/>
          <w:sz w:val="28"/>
          <w:szCs w:val="28"/>
        </w:rPr>
      </w:pPr>
    </w:p>
    <w:p w14:paraId="1B1D7AD9"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Step3:</w:t>
      </w:r>
    </w:p>
    <w:p w14:paraId="54FE92B3"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Create New Empty Folder</w:t>
      </w:r>
    </w:p>
    <w:p w14:paraId="454EBBE3" w14:textId="77777777" w:rsidR="0037645F" w:rsidRPr="0037645F" w:rsidRDefault="0037645F" w:rsidP="0037645F">
      <w:pPr>
        <w:numPr>
          <w:ilvl w:val="0"/>
          <w:numId w:val="24"/>
        </w:numPr>
        <w:rPr>
          <w:rFonts w:ascii="Times New Roman" w:hAnsi="Times New Roman" w:cs="Times New Roman"/>
          <w:sz w:val="28"/>
          <w:szCs w:val="28"/>
        </w:rPr>
      </w:pPr>
      <w:r w:rsidRPr="0037645F">
        <w:rPr>
          <w:rFonts w:ascii="Times New Roman" w:hAnsi="Times New Roman" w:cs="Times New Roman"/>
          <w:sz w:val="28"/>
          <w:szCs w:val="28"/>
        </w:rPr>
        <w:t>Create a new folder anywhere</w:t>
      </w:r>
      <w:r w:rsidRPr="0037645F">
        <w:rPr>
          <w:rFonts w:ascii="Times New Roman" w:hAnsi="Times New Roman" w:cs="Times New Roman"/>
          <w:sz w:val="28"/>
          <w:szCs w:val="28"/>
        </w:rPr>
        <w:br/>
        <w:t>Example:</w:t>
      </w:r>
    </w:p>
    <w:p w14:paraId="788ACBA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 xml:space="preserve">                            ElectronApp</w:t>
      </w:r>
    </w:p>
    <w:p w14:paraId="7FB3BDD9"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Step4 — Initialize Node Project</w:t>
      </w:r>
    </w:p>
    <w:p w14:paraId="2D873B86"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Run:</w:t>
      </w:r>
    </w:p>
    <w:p w14:paraId="380349BD"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npm init -y</w:t>
      </w:r>
    </w:p>
    <w:p w14:paraId="7130AB21"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This creates:</w:t>
      </w:r>
    </w:p>
    <w:p w14:paraId="4AF8F1CF" w14:textId="6BCF40FA" w:rsid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package.jso</w:t>
      </w:r>
      <w:r w:rsidR="00EA2EC6">
        <w:rPr>
          <w:rFonts w:ascii="Times New Roman" w:hAnsi="Times New Roman" w:cs="Times New Roman"/>
          <w:sz w:val="28"/>
          <w:szCs w:val="28"/>
        </w:rPr>
        <w:t>n</w:t>
      </w:r>
    </w:p>
    <w:p w14:paraId="29C85116" w14:textId="5CA55A09" w:rsidR="00EA2EC6" w:rsidRPr="0037645F" w:rsidRDefault="00EA2EC6" w:rsidP="0037645F">
      <w:pPr>
        <w:rPr>
          <w:rFonts w:ascii="Times New Roman" w:hAnsi="Times New Roman" w:cs="Times New Roman"/>
          <w:sz w:val="28"/>
          <w:szCs w:val="28"/>
        </w:rPr>
      </w:pPr>
      <w:r w:rsidRPr="00EA2EC6">
        <w:rPr>
          <w:rFonts w:ascii="Times New Roman" w:hAnsi="Times New Roman" w:cs="Times New Roman"/>
          <w:sz w:val="28"/>
          <w:szCs w:val="28"/>
        </w:rPr>
        <w:drawing>
          <wp:inline distT="0" distB="0" distL="0" distR="0" wp14:anchorId="4E7BEB8D" wp14:editId="37992681">
            <wp:extent cx="1742400" cy="972000"/>
            <wp:effectExtent l="0" t="0" r="0" b="0"/>
            <wp:docPr id="20802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646" name=""/>
                    <pic:cNvPicPr/>
                  </pic:nvPicPr>
                  <pic:blipFill>
                    <a:blip r:embed="rId66"/>
                    <a:stretch>
                      <a:fillRect/>
                    </a:stretch>
                  </pic:blipFill>
                  <pic:spPr>
                    <a:xfrm>
                      <a:off x="0" y="0"/>
                      <a:ext cx="1742400" cy="972000"/>
                    </a:xfrm>
                    <a:prstGeom prst="rect">
                      <a:avLst/>
                    </a:prstGeom>
                  </pic:spPr>
                </pic:pic>
              </a:graphicData>
            </a:graphic>
          </wp:inline>
        </w:drawing>
      </w:r>
    </w:p>
    <w:p w14:paraId="4B617FAB"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Step5 — Install Electron</w:t>
      </w:r>
    </w:p>
    <w:p w14:paraId="766BAB6B"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Run:</w:t>
      </w:r>
    </w:p>
    <w:p w14:paraId="1B9C2215"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npm install electron --save-dev</w:t>
      </w:r>
    </w:p>
    <w:p w14:paraId="4FD43CFF"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Wait until installation finishes</w:t>
      </w:r>
    </w:p>
    <w:p w14:paraId="1C34D369" w14:textId="495C97CC" w:rsidR="0037645F" w:rsidRPr="0037645F" w:rsidRDefault="00EA2EC6" w:rsidP="0037645F">
      <w:pPr>
        <w:rPr>
          <w:rFonts w:ascii="Times New Roman" w:hAnsi="Times New Roman" w:cs="Times New Roman"/>
          <w:sz w:val="28"/>
          <w:szCs w:val="28"/>
        </w:rPr>
      </w:pPr>
      <w:r w:rsidRPr="00EA2EC6">
        <w:rPr>
          <w:rFonts w:ascii="Times New Roman" w:hAnsi="Times New Roman" w:cs="Times New Roman"/>
          <w:sz w:val="28"/>
          <w:szCs w:val="28"/>
        </w:rPr>
        <w:lastRenderedPageBreak/>
        <w:drawing>
          <wp:inline distT="0" distB="0" distL="0" distR="0" wp14:anchorId="00385830" wp14:editId="7F533EB2">
            <wp:extent cx="4154400" cy="1393200"/>
            <wp:effectExtent l="0" t="0" r="0" b="0"/>
            <wp:docPr id="2023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081" name=""/>
                    <pic:cNvPicPr/>
                  </pic:nvPicPr>
                  <pic:blipFill>
                    <a:blip r:embed="rId67"/>
                    <a:stretch>
                      <a:fillRect/>
                    </a:stretch>
                  </pic:blipFill>
                  <pic:spPr>
                    <a:xfrm>
                      <a:off x="0" y="0"/>
                      <a:ext cx="4154400" cy="1393200"/>
                    </a:xfrm>
                    <a:prstGeom prst="rect">
                      <a:avLst/>
                    </a:prstGeom>
                  </pic:spPr>
                </pic:pic>
              </a:graphicData>
            </a:graphic>
          </wp:inline>
        </w:drawing>
      </w:r>
    </w:p>
    <w:p w14:paraId="319F35A4" w14:textId="77777777" w:rsidR="0037645F" w:rsidRPr="0037645F" w:rsidRDefault="0037645F" w:rsidP="0037645F">
      <w:pPr>
        <w:rPr>
          <w:rFonts w:ascii="Times New Roman" w:hAnsi="Times New Roman" w:cs="Times New Roman"/>
          <w:sz w:val="28"/>
          <w:szCs w:val="28"/>
        </w:rPr>
      </w:pPr>
    </w:p>
    <w:p w14:paraId="43D9ADE5"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Step6  — Modify package.json</w:t>
      </w:r>
    </w:p>
    <w:p w14:paraId="10F0F174"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Open package.json</w:t>
      </w:r>
    </w:p>
    <w:p w14:paraId="066B98A8"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Add:</w:t>
      </w:r>
    </w:p>
    <w:p w14:paraId="68CC0A45"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"main": "main.js",</w:t>
      </w:r>
    </w:p>
    <w:p w14:paraId="76B2DD78"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Inside "scripts" add:</w:t>
      </w:r>
    </w:p>
    <w:p w14:paraId="46E72DB8"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"start": "electron ."</w:t>
      </w:r>
    </w:p>
    <w:p w14:paraId="2DD1BFB1" w14:textId="77777777" w:rsidR="0037645F" w:rsidRPr="0037645F" w:rsidRDefault="0037645F" w:rsidP="0037645F">
      <w:pPr>
        <w:rPr>
          <w:rFonts w:ascii="Times New Roman" w:hAnsi="Times New Roman" w:cs="Times New Roman"/>
          <w:sz w:val="28"/>
          <w:szCs w:val="28"/>
        </w:rPr>
      </w:pPr>
    </w:p>
    <w:p w14:paraId="62B3A69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Final example:</w:t>
      </w:r>
    </w:p>
    <w:p w14:paraId="210ADF06"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w:t>
      </w:r>
      <w:r w:rsidRPr="0037645F">
        <w:rPr>
          <w:rFonts w:ascii="Times New Roman" w:hAnsi="Times New Roman" w:cs="Times New Roman"/>
          <w:sz w:val="28"/>
          <w:szCs w:val="28"/>
        </w:rPr>
        <w:br/>
        <w:t xml:space="preserve">  "name": "electronapp",</w:t>
      </w:r>
      <w:r w:rsidRPr="0037645F">
        <w:rPr>
          <w:rFonts w:ascii="Times New Roman" w:hAnsi="Times New Roman" w:cs="Times New Roman"/>
          <w:sz w:val="28"/>
          <w:szCs w:val="28"/>
        </w:rPr>
        <w:br/>
        <w:t xml:space="preserve">  "version": "1.0.0",</w:t>
      </w:r>
      <w:r w:rsidRPr="0037645F">
        <w:rPr>
          <w:rFonts w:ascii="Times New Roman" w:hAnsi="Times New Roman" w:cs="Times New Roman"/>
          <w:sz w:val="28"/>
          <w:szCs w:val="28"/>
        </w:rPr>
        <w:br/>
        <w:t xml:space="preserve">  "main": "main.js",</w:t>
      </w:r>
      <w:r w:rsidRPr="0037645F">
        <w:rPr>
          <w:rFonts w:ascii="Times New Roman" w:hAnsi="Times New Roman" w:cs="Times New Roman"/>
          <w:sz w:val="28"/>
          <w:szCs w:val="28"/>
        </w:rPr>
        <w:br/>
        <w:t xml:space="preserve">  "scripts": {</w:t>
      </w:r>
      <w:r w:rsidRPr="0037645F">
        <w:rPr>
          <w:rFonts w:ascii="Times New Roman" w:hAnsi="Times New Roman" w:cs="Times New Roman"/>
          <w:sz w:val="28"/>
          <w:szCs w:val="28"/>
        </w:rPr>
        <w:br/>
        <w:t xml:space="preserve">    "start": "electron ."</w:t>
      </w:r>
      <w:r w:rsidRPr="0037645F">
        <w:rPr>
          <w:rFonts w:ascii="Times New Roman" w:hAnsi="Times New Roman" w:cs="Times New Roman"/>
          <w:sz w:val="28"/>
          <w:szCs w:val="28"/>
        </w:rPr>
        <w:br/>
        <w:t xml:space="preserve">  }</w:t>
      </w:r>
      <w:r w:rsidRPr="0037645F">
        <w:rPr>
          <w:rFonts w:ascii="Times New Roman" w:hAnsi="Times New Roman" w:cs="Times New Roman"/>
          <w:sz w:val="28"/>
          <w:szCs w:val="28"/>
        </w:rPr>
        <w:br/>
        <w:t>}</w:t>
      </w:r>
    </w:p>
    <w:p w14:paraId="391ABFCC" w14:textId="77777777" w:rsidR="0037645F" w:rsidRPr="0037645F" w:rsidRDefault="0037645F" w:rsidP="0037645F">
      <w:pPr>
        <w:rPr>
          <w:rFonts w:ascii="Times New Roman" w:hAnsi="Times New Roman" w:cs="Times New Roman"/>
          <w:b/>
          <w:bCs/>
          <w:sz w:val="28"/>
          <w:szCs w:val="28"/>
        </w:rPr>
      </w:pPr>
    </w:p>
    <w:p w14:paraId="523CCE0C" w14:textId="77777777" w:rsidR="0037645F" w:rsidRPr="0037645F" w:rsidRDefault="0037645F" w:rsidP="0037645F">
      <w:pPr>
        <w:rPr>
          <w:rFonts w:ascii="Times New Roman" w:hAnsi="Times New Roman" w:cs="Times New Roman"/>
          <w:b/>
          <w:bCs/>
          <w:sz w:val="28"/>
          <w:szCs w:val="28"/>
        </w:rPr>
      </w:pPr>
    </w:p>
    <w:p w14:paraId="01B99381" w14:textId="77777777" w:rsidR="0037645F" w:rsidRPr="0037645F" w:rsidRDefault="0037645F" w:rsidP="0037645F">
      <w:pPr>
        <w:rPr>
          <w:rFonts w:ascii="Times New Roman" w:hAnsi="Times New Roman" w:cs="Times New Roman"/>
          <w:b/>
          <w:bCs/>
          <w:sz w:val="28"/>
          <w:szCs w:val="28"/>
        </w:rPr>
      </w:pPr>
    </w:p>
    <w:p w14:paraId="475C79FB"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Step7 — Open Electron Official Website</w:t>
      </w:r>
    </w:p>
    <w:p w14:paraId="41C05BE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Open Chrome.</w:t>
      </w:r>
    </w:p>
    <w:p w14:paraId="0B9306A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Go to:</w:t>
      </w:r>
    </w:p>
    <w:p w14:paraId="22735564" w14:textId="77777777" w:rsidR="0037645F" w:rsidRPr="0037645F" w:rsidRDefault="0037645F" w:rsidP="0037645F">
      <w:pPr>
        <w:rPr>
          <w:rFonts w:ascii="Times New Roman" w:hAnsi="Times New Roman" w:cs="Times New Roman"/>
          <w:sz w:val="28"/>
          <w:szCs w:val="28"/>
        </w:rPr>
      </w:pPr>
      <w:hyperlink r:id="rId68" w:tgtFrame="_blank" w:history="1">
        <w:r w:rsidRPr="0037645F">
          <w:rPr>
            <w:rStyle w:val="Hyperlink"/>
            <w:rFonts w:ascii="Times New Roman" w:hAnsi="Times New Roman" w:cs="Times New Roman"/>
            <w:sz w:val="28"/>
            <w:szCs w:val="28"/>
          </w:rPr>
          <w:t>Electron.js Official Website</w:t>
        </w:r>
      </w:hyperlink>
    </w:p>
    <w:p w14:paraId="3D9FA88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Navigate:</w:t>
      </w:r>
    </w:p>
    <w:p w14:paraId="31123783"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t>Docs → Tutorial → Building Your First App</w:t>
      </w:r>
    </w:p>
    <w:p w14:paraId="22E873F5"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sz w:val="28"/>
          <w:szCs w:val="28"/>
        </w:rPr>
        <w:t xml:space="preserve">Copy the </w:t>
      </w:r>
      <w:r w:rsidRPr="0037645F">
        <w:rPr>
          <w:rFonts w:ascii="Times New Roman" w:hAnsi="Times New Roman" w:cs="Times New Roman"/>
          <w:b/>
          <w:bCs/>
          <w:sz w:val="28"/>
          <w:szCs w:val="28"/>
        </w:rPr>
        <w:t>Final Starter Code</w:t>
      </w:r>
    </w:p>
    <w:p w14:paraId="4AB54FE6" w14:textId="69EAFEF2"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29198483" wp14:editId="1BE658A7">
            <wp:extent cx="6477000" cy="3649980"/>
            <wp:effectExtent l="0" t="0" r="0" b="7620"/>
            <wp:docPr id="1232589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477000" cy="3649980"/>
                    </a:xfrm>
                    <a:prstGeom prst="rect">
                      <a:avLst/>
                    </a:prstGeom>
                    <a:noFill/>
                    <a:ln>
                      <a:noFill/>
                    </a:ln>
                  </pic:spPr>
                </pic:pic>
              </a:graphicData>
            </a:graphic>
          </wp:inline>
        </w:drawing>
      </w:r>
    </w:p>
    <w:p w14:paraId="28C718DA"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Step8 — Create Required Files</w:t>
      </w:r>
    </w:p>
    <w:p w14:paraId="7911250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Inside your project folder create:</w:t>
      </w:r>
    </w:p>
    <w:p w14:paraId="21C77D54"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main.js</w:t>
      </w:r>
      <w:r w:rsidRPr="0037645F">
        <w:rPr>
          <w:rFonts w:ascii="Times New Roman" w:hAnsi="Times New Roman" w:cs="Times New Roman"/>
          <w:sz w:val="28"/>
          <w:szCs w:val="28"/>
        </w:rPr>
        <w:br/>
        <w:t>index.html</w:t>
      </w:r>
    </w:p>
    <w:p w14:paraId="7D1FC113" w14:textId="367EE690"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52FD6AC8" wp14:editId="0FEDF28E">
            <wp:extent cx="3116580" cy="2118360"/>
            <wp:effectExtent l="0" t="0" r="7620" b="0"/>
            <wp:docPr id="1517176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16580" cy="2118360"/>
                    </a:xfrm>
                    <a:prstGeom prst="rect">
                      <a:avLst/>
                    </a:prstGeom>
                    <a:noFill/>
                    <a:ln>
                      <a:noFill/>
                    </a:ln>
                  </pic:spPr>
                </pic:pic>
              </a:graphicData>
            </a:graphic>
          </wp:inline>
        </w:drawing>
      </w:r>
    </w:p>
    <w:p w14:paraId="463EF3A2" w14:textId="77777777" w:rsidR="0037645F" w:rsidRPr="0037645F" w:rsidRDefault="0037645F" w:rsidP="0037645F">
      <w:pPr>
        <w:rPr>
          <w:rFonts w:ascii="Times New Roman" w:hAnsi="Times New Roman" w:cs="Times New Roman"/>
          <w:sz w:val="28"/>
          <w:szCs w:val="28"/>
        </w:rPr>
      </w:pPr>
    </w:p>
    <w:p w14:paraId="78155FE5" w14:textId="77777777" w:rsidR="0037645F" w:rsidRPr="0037645F" w:rsidRDefault="0037645F" w:rsidP="0037645F">
      <w:pPr>
        <w:rPr>
          <w:rFonts w:ascii="Times New Roman" w:hAnsi="Times New Roman" w:cs="Times New Roman"/>
          <w:sz w:val="28"/>
          <w:szCs w:val="28"/>
        </w:rPr>
      </w:pPr>
    </w:p>
    <w:p w14:paraId="670CD06C"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ab/>
      </w:r>
    </w:p>
    <w:p w14:paraId="71A49F5D" w14:textId="77777777" w:rsidR="0037645F" w:rsidRPr="0037645F" w:rsidRDefault="0037645F" w:rsidP="0037645F">
      <w:pPr>
        <w:rPr>
          <w:rFonts w:ascii="Times New Roman" w:hAnsi="Times New Roman" w:cs="Times New Roman"/>
          <w:sz w:val="28"/>
          <w:szCs w:val="28"/>
        </w:rPr>
      </w:pPr>
    </w:p>
    <w:p w14:paraId="5382B4B6"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b/>
          <w:bCs/>
          <w:sz w:val="28"/>
          <w:szCs w:val="28"/>
        </w:rPr>
        <w:lastRenderedPageBreak/>
        <w:t>Step9 —</w:t>
      </w:r>
      <w:r w:rsidRPr="0037645F">
        <w:rPr>
          <w:rFonts w:ascii="Times New Roman" w:hAnsi="Times New Roman" w:cs="Times New Roman"/>
          <w:sz w:val="28"/>
          <w:szCs w:val="28"/>
        </w:rPr>
        <w:t xml:space="preserve"> Paste Electron Code in main.js</w:t>
      </w:r>
    </w:p>
    <w:p w14:paraId="585B82C2" w14:textId="21B62ABC"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5EF668A6" wp14:editId="128F3B65">
            <wp:extent cx="6477000" cy="3649980"/>
            <wp:effectExtent l="0" t="0" r="0" b="7620"/>
            <wp:docPr id="2006426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77000" cy="3649980"/>
                    </a:xfrm>
                    <a:prstGeom prst="rect">
                      <a:avLst/>
                    </a:prstGeom>
                    <a:noFill/>
                    <a:ln>
                      <a:noFill/>
                    </a:ln>
                  </pic:spPr>
                </pic:pic>
              </a:graphicData>
            </a:graphic>
          </wp:inline>
        </w:drawing>
      </w:r>
    </w:p>
    <w:p w14:paraId="49B421BF"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Step10 — Add HTML File</w:t>
      </w:r>
    </w:p>
    <w:p w14:paraId="1E7F6AFD" w14:textId="044D298D"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drawing>
          <wp:inline distT="0" distB="0" distL="0" distR="0" wp14:anchorId="2E199B05" wp14:editId="6E356C78">
            <wp:extent cx="6477000" cy="3810000"/>
            <wp:effectExtent l="0" t="0" r="0" b="0"/>
            <wp:docPr id="1693783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477000" cy="3810000"/>
                    </a:xfrm>
                    <a:prstGeom prst="rect">
                      <a:avLst/>
                    </a:prstGeom>
                    <a:noFill/>
                    <a:ln>
                      <a:noFill/>
                    </a:ln>
                  </pic:spPr>
                </pic:pic>
              </a:graphicData>
            </a:graphic>
          </wp:inline>
        </w:drawing>
      </w:r>
    </w:p>
    <w:p w14:paraId="19383425"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ab/>
      </w:r>
    </w:p>
    <w:p w14:paraId="1C3526D1" w14:textId="77777777" w:rsidR="0037645F" w:rsidRPr="0037645F" w:rsidRDefault="0037645F" w:rsidP="0037645F">
      <w:pPr>
        <w:rPr>
          <w:rFonts w:ascii="Times New Roman" w:hAnsi="Times New Roman" w:cs="Times New Roman"/>
          <w:sz w:val="28"/>
          <w:szCs w:val="28"/>
        </w:rPr>
      </w:pPr>
    </w:p>
    <w:p w14:paraId="3E1EDC52"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Step11 — Verify File Names</w:t>
      </w:r>
    </w:p>
    <w:p w14:paraId="40F6F8B3"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t>Make sure:</w:t>
      </w:r>
    </w:p>
    <w:p w14:paraId="5DAFCCBB"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win.loadFile('index.html')</w:t>
      </w:r>
    </w:p>
    <w:p w14:paraId="3C4E1CB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matches your actual HTML filename.</w:t>
      </w:r>
    </w:p>
    <w:p w14:paraId="1BB173B3" w14:textId="77777777" w:rsidR="0037645F" w:rsidRPr="0037645F" w:rsidRDefault="0037645F" w:rsidP="0037645F">
      <w:pPr>
        <w:rPr>
          <w:rFonts w:ascii="Times New Roman" w:hAnsi="Times New Roman" w:cs="Times New Roman"/>
          <w:sz w:val="28"/>
          <w:szCs w:val="28"/>
        </w:rPr>
      </w:pPr>
    </w:p>
    <w:p w14:paraId="01B0693B"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Step 12 — Run the Electron App</w:t>
      </w:r>
    </w:p>
    <w:p w14:paraId="67C1AFAF"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In terminal run:</w:t>
      </w:r>
    </w:p>
    <w:p w14:paraId="0C7DAFB6"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npm start</w:t>
      </w:r>
    </w:p>
    <w:p w14:paraId="4CCA8925"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Your Electron desktop app window will open</w:t>
      </w:r>
    </w:p>
    <w:p w14:paraId="10FC3AD8" w14:textId="77777777" w:rsidR="0037645F" w:rsidRPr="0037645F" w:rsidRDefault="0037645F" w:rsidP="0037645F">
      <w:pPr>
        <w:rPr>
          <w:rFonts w:ascii="Times New Roman" w:hAnsi="Times New Roman" w:cs="Times New Roman"/>
          <w:sz w:val="28"/>
          <w:szCs w:val="28"/>
        </w:rPr>
      </w:pPr>
    </w:p>
    <w:p w14:paraId="376A213F" w14:textId="77777777" w:rsidR="0037645F" w:rsidRPr="0037645F" w:rsidRDefault="0037645F" w:rsidP="0037645F">
      <w:pPr>
        <w:rPr>
          <w:rFonts w:ascii="Times New Roman" w:hAnsi="Times New Roman" w:cs="Times New Roman"/>
          <w:sz w:val="28"/>
          <w:szCs w:val="28"/>
        </w:rPr>
      </w:pPr>
    </w:p>
    <w:p w14:paraId="7D8A513D" w14:textId="77777777" w:rsidR="0037645F" w:rsidRPr="0037645F" w:rsidRDefault="0037645F" w:rsidP="0037645F">
      <w:pPr>
        <w:rPr>
          <w:rFonts w:ascii="Times New Roman" w:hAnsi="Times New Roman" w:cs="Times New Roman"/>
          <w:sz w:val="28"/>
          <w:szCs w:val="28"/>
        </w:rPr>
      </w:pPr>
    </w:p>
    <w:p w14:paraId="3E5B8BD1" w14:textId="77777777" w:rsidR="0037645F" w:rsidRPr="0037645F" w:rsidRDefault="0037645F" w:rsidP="0037645F">
      <w:pPr>
        <w:rPr>
          <w:rFonts w:ascii="Times New Roman" w:hAnsi="Times New Roman" w:cs="Times New Roman"/>
          <w:sz w:val="28"/>
          <w:szCs w:val="28"/>
        </w:rPr>
      </w:pPr>
    </w:p>
    <w:p w14:paraId="590FB81A" w14:textId="77777777" w:rsidR="0037645F" w:rsidRPr="0037645F" w:rsidRDefault="0037645F" w:rsidP="0037645F">
      <w:pPr>
        <w:rPr>
          <w:rFonts w:ascii="Times New Roman" w:hAnsi="Times New Roman" w:cs="Times New Roman"/>
          <w:sz w:val="28"/>
          <w:szCs w:val="28"/>
        </w:rPr>
      </w:pPr>
    </w:p>
    <w:p w14:paraId="4B169BDB" w14:textId="77777777" w:rsidR="0037645F" w:rsidRPr="0037645F" w:rsidRDefault="0037645F" w:rsidP="0037645F">
      <w:pPr>
        <w:rPr>
          <w:rFonts w:ascii="Times New Roman" w:hAnsi="Times New Roman" w:cs="Times New Roman"/>
          <w:sz w:val="28"/>
          <w:szCs w:val="28"/>
        </w:rPr>
      </w:pPr>
    </w:p>
    <w:p w14:paraId="3D65F54E" w14:textId="77777777" w:rsidR="0037645F" w:rsidRPr="0037645F" w:rsidRDefault="0037645F" w:rsidP="0037645F">
      <w:pPr>
        <w:rPr>
          <w:rFonts w:ascii="Times New Roman" w:hAnsi="Times New Roman" w:cs="Times New Roman"/>
          <w:sz w:val="28"/>
          <w:szCs w:val="28"/>
        </w:rPr>
      </w:pPr>
    </w:p>
    <w:p w14:paraId="0B807586" w14:textId="77777777" w:rsidR="0037645F" w:rsidRPr="0037645F" w:rsidRDefault="0037645F" w:rsidP="0037645F">
      <w:pPr>
        <w:rPr>
          <w:rFonts w:ascii="Times New Roman" w:hAnsi="Times New Roman" w:cs="Times New Roman"/>
          <w:sz w:val="28"/>
          <w:szCs w:val="28"/>
        </w:rPr>
      </w:pPr>
    </w:p>
    <w:p w14:paraId="5A295465" w14:textId="77777777" w:rsidR="0037645F" w:rsidRPr="0037645F" w:rsidRDefault="0037645F" w:rsidP="0037645F">
      <w:pPr>
        <w:rPr>
          <w:rFonts w:ascii="Times New Roman" w:hAnsi="Times New Roman" w:cs="Times New Roman"/>
          <w:sz w:val="28"/>
          <w:szCs w:val="28"/>
        </w:rPr>
      </w:pPr>
    </w:p>
    <w:p w14:paraId="7E9781CD" w14:textId="77777777" w:rsidR="0037645F" w:rsidRPr="0037645F" w:rsidRDefault="0037645F" w:rsidP="0037645F">
      <w:pPr>
        <w:rPr>
          <w:rFonts w:ascii="Times New Roman" w:hAnsi="Times New Roman" w:cs="Times New Roman"/>
          <w:sz w:val="28"/>
          <w:szCs w:val="28"/>
        </w:rPr>
      </w:pPr>
    </w:p>
    <w:p w14:paraId="155B90E2" w14:textId="77777777" w:rsidR="0037645F" w:rsidRPr="0037645F" w:rsidRDefault="0037645F" w:rsidP="0037645F">
      <w:pPr>
        <w:rPr>
          <w:rFonts w:ascii="Times New Roman" w:hAnsi="Times New Roman" w:cs="Times New Roman"/>
          <w:sz w:val="28"/>
          <w:szCs w:val="28"/>
        </w:rPr>
      </w:pPr>
    </w:p>
    <w:p w14:paraId="74D1E7DE" w14:textId="77777777" w:rsidR="0037645F" w:rsidRPr="0037645F" w:rsidRDefault="0037645F" w:rsidP="0037645F">
      <w:pPr>
        <w:rPr>
          <w:rFonts w:ascii="Times New Roman" w:hAnsi="Times New Roman" w:cs="Times New Roman"/>
          <w:sz w:val="28"/>
          <w:szCs w:val="28"/>
        </w:rPr>
      </w:pPr>
    </w:p>
    <w:p w14:paraId="33B93193" w14:textId="77777777" w:rsidR="0037645F" w:rsidRPr="0037645F" w:rsidRDefault="0037645F" w:rsidP="0037645F">
      <w:pPr>
        <w:rPr>
          <w:rFonts w:ascii="Times New Roman" w:hAnsi="Times New Roman" w:cs="Times New Roman"/>
          <w:sz w:val="28"/>
          <w:szCs w:val="28"/>
        </w:rPr>
      </w:pPr>
    </w:p>
    <w:p w14:paraId="62AFAD0A"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Description:</w:t>
      </w:r>
    </w:p>
    <w:p w14:paraId="088E5445" w14:textId="77777777" w:rsidR="0037645F" w:rsidRPr="0037645F" w:rsidRDefault="0037645F" w:rsidP="0037645F">
      <w:pPr>
        <w:rPr>
          <w:rFonts w:ascii="Times New Roman" w:hAnsi="Times New Roman" w:cs="Times New Roman"/>
          <w:b/>
          <w:bCs/>
          <w:sz w:val="28"/>
          <w:szCs w:val="28"/>
        </w:rPr>
      </w:pPr>
    </w:p>
    <w:p w14:paraId="5743834D"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Description of Modules Used</w:t>
      </w:r>
    </w:p>
    <w:p w14:paraId="54110F91"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1. Node.js</w:t>
      </w:r>
    </w:p>
    <w:p w14:paraId="2D8F0B6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Node.js is a JavaScript runtime environment used to execute JavaScript code outside the browser. It provides the backend environment required for Electron applications. In this project, Node.js is used to initialize the project, install dependencies, and manage packages using npm.</w:t>
      </w:r>
    </w:p>
    <w:p w14:paraId="63B59DE6" w14:textId="77777777" w:rsidR="0037645F" w:rsidRPr="0037645F" w:rsidRDefault="0037645F" w:rsidP="0037645F">
      <w:pPr>
        <w:rPr>
          <w:rFonts w:ascii="Times New Roman" w:hAnsi="Times New Roman" w:cs="Times New Roman"/>
          <w:sz w:val="28"/>
          <w:szCs w:val="28"/>
        </w:rPr>
      </w:pPr>
    </w:p>
    <w:p w14:paraId="497769D4"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2. npm (Node Package Manager)</w:t>
      </w:r>
    </w:p>
    <w:p w14:paraId="0523CBB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npm is the default package manager for Node.js. It is used to install Electron and other required libraries into the project. Commands such as npm init -y, npm install electron --save-dev, and npm start are executed using npm.</w:t>
      </w:r>
    </w:p>
    <w:p w14:paraId="494B4CA7" w14:textId="77777777" w:rsidR="0037645F" w:rsidRPr="0037645F" w:rsidRDefault="0037645F" w:rsidP="0037645F">
      <w:pPr>
        <w:rPr>
          <w:rFonts w:ascii="Times New Roman" w:hAnsi="Times New Roman" w:cs="Times New Roman"/>
          <w:sz w:val="28"/>
          <w:szCs w:val="28"/>
        </w:rPr>
      </w:pPr>
    </w:p>
    <w:p w14:paraId="68C87157"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3. Electron.js</w:t>
      </w:r>
    </w:p>
    <w:p w14:paraId="6CB10C2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Electron.js is an open-source framework used for building desktop applications using HTML, CSS, and JavaScript. It combines Chromium and Node.js, allowing web applications to run as desktop software on Windows, Linux, and macOS.</w:t>
      </w:r>
    </w:p>
    <w:p w14:paraId="5F2CA73C" w14:textId="77777777" w:rsidR="0037645F" w:rsidRPr="0037645F" w:rsidRDefault="0037645F" w:rsidP="0037645F">
      <w:pPr>
        <w:rPr>
          <w:rFonts w:ascii="Times New Roman" w:hAnsi="Times New Roman" w:cs="Times New Roman"/>
          <w:sz w:val="28"/>
          <w:szCs w:val="28"/>
        </w:rPr>
      </w:pPr>
    </w:p>
    <w:p w14:paraId="4F188BED"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4. main.js</w:t>
      </w:r>
    </w:p>
    <w:p w14:paraId="7BBCE8D9"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The main.js file is the main entry point of the Electron application. It creates the application window using the BrowserWindow module and controls the lifecycle of the desktop application.</w:t>
      </w:r>
    </w:p>
    <w:p w14:paraId="193DC04D"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Main functions of main.js:</w:t>
      </w:r>
    </w:p>
    <w:p w14:paraId="7106FA00" w14:textId="77777777" w:rsidR="0037645F" w:rsidRPr="0037645F" w:rsidRDefault="0037645F" w:rsidP="0037645F">
      <w:pPr>
        <w:numPr>
          <w:ilvl w:val="0"/>
          <w:numId w:val="25"/>
        </w:numPr>
        <w:rPr>
          <w:rFonts w:ascii="Times New Roman" w:hAnsi="Times New Roman" w:cs="Times New Roman"/>
          <w:sz w:val="28"/>
          <w:szCs w:val="28"/>
        </w:rPr>
      </w:pPr>
      <w:r w:rsidRPr="0037645F">
        <w:rPr>
          <w:rFonts w:ascii="Times New Roman" w:hAnsi="Times New Roman" w:cs="Times New Roman"/>
          <w:sz w:val="28"/>
          <w:szCs w:val="28"/>
        </w:rPr>
        <w:t>Creates the application window</w:t>
      </w:r>
    </w:p>
    <w:p w14:paraId="33B1BC66" w14:textId="77777777" w:rsidR="0037645F" w:rsidRPr="0037645F" w:rsidRDefault="0037645F" w:rsidP="0037645F">
      <w:pPr>
        <w:numPr>
          <w:ilvl w:val="0"/>
          <w:numId w:val="25"/>
        </w:numPr>
        <w:rPr>
          <w:rFonts w:ascii="Times New Roman" w:hAnsi="Times New Roman" w:cs="Times New Roman"/>
          <w:sz w:val="28"/>
          <w:szCs w:val="28"/>
        </w:rPr>
      </w:pPr>
      <w:r w:rsidRPr="0037645F">
        <w:rPr>
          <w:rFonts w:ascii="Times New Roman" w:hAnsi="Times New Roman" w:cs="Times New Roman"/>
          <w:sz w:val="28"/>
          <w:szCs w:val="28"/>
        </w:rPr>
        <w:t>Loads the HTML file</w:t>
      </w:r>
    </w:p>
    <w:p w14:paraId="44956C32" w14:textId="77777777" w:rsidR="0037645F" w:rsidRPr="0037645F" w:rsidRDefault="0037645F" w:rsidP="0037645F">
      <w:pPr>
        <w:numPr>
          <w:ilvl w:val="0"/>
          <w:numId w:val="25"/>
        </w:numPr>
        <w:rPr>
          <w:rFonts w:ascii="Times New Roman" w:hAnsi="Times New Roman" w:cs="Times New Roman"/>
          <w:sz w:val="28"/>
          <w:szCs w:val="28"/>
        </w:rPr>
      </w:pPr>
      <w:r w:rsidRPr="0037645F">
        <w:rPr>
          <w:rFonts w:ascii="Times New Roman" w:hAnsi="Times New Roman" w:cs="Times New Roman"/>
          <w:sz w:val="28"/>
          <w:szCs w:val="28"/>
        </w:rPr>
        <w:t>Handles application startup and closing events</w:t>
      </w:r>
    </w:p>
    <w:p w14:paraId="33649D85" w14:textId="77777777" w:rsidR="0037645F" w:rsidRPr="0037645F" w:rsidRDefault="0037645F" w:rsidP="0037645F">
      <w:pPr>
        <w:rPr>
          <w:rFonts w:ascii="Times New Roman" w:hAnsi="Times New Roman" w:cs="Times New Roman"/>
          <w:sz w:val="28"/>
          <w:szCs w:val="28"/>
        </w:rPr>
      </w:pPr>
    </w:p>
    <w:p w14:paraId="35FBCB9D"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5. BrowserWindow Module</w:t>
      </w:r>
    </w:p>
    <w:p w14:paraId="17BF06C7"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BrowserWindow is an Electron module used to create and manage desktop windows. It allows the application to display web pages inside a native desktop window.</w:t>
      </w:r>
    </w:p>
    <w:p w14:paraId="1673B160"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Features:</w:t>
      </w:r>
    </w:p>
    <w:p w14:paraId="6F686260" w14:textId="77777777" w:rsidR="0037645F" w:rsidRPr="0037645F" w:rsidRDefault="0037645F" w:rsidP="0037645F">
      <w:pPr>
        <w:numPr>
          <w:ilvl w:val="0"/>
          <w:numId w:val="26"/>
        </w:numPr>
        <w:rPr>
          <w:rFonts w:ascii="Times New Roman" w:hAnsi="Times New Roman" w:cs="Times New Roman"/>
          <w:sz w:val="28"/>
          <w:szCs w:val="28"/>
        </w:rPr>
      </w:pPr>
      <w:r w:rsidRPr="0037645F">
        <w:rPr>
          <w:rFonts w:ascii="Times New Roman" w:hAnsi="Times New Roman" w:cs="Times New Roman"/>
          <w:sz w:val="28"/>
          <w:szCs w:val="28"/>
        </w:rPr>
        <w:t>Set window size</w:t>
      </w:r>
    </w:p>
    <w:p w14:paraId="1292E70D" w14:textId="77777777" w:rsidR="0037645F" w:rsidRPr="0037645F" w:rsidRDefault="0037645F" w:rsidP="0037645F">
      <w:pPr>
        <w:numPr>
          <w:ilvl w:val="0"/>
          <w:numId w:val="26"/>
        </w:numPr>
        <w:rPr>
          <w:rFonts w:ascii="Times New Roman" w:hAnsi="Times New Roman" w:cs="Times New Roman"/>
          <w:sz w:val="28"/>
          <w:szCs w:val="28"/>
        </w:rPr>
      </w:pPr>
      <w:r w:rsidRPr="0037645F">
        <w:rPr>
          <w:rFonts w:ascii="Times New Roman" w:hAnsi="Times New Roman" w:cs="Times New Roman"/>
          <w:sz w:val="28"/>
          <w:szCs w:val="28"/>
        </w:rPr>
        <w:t>Load HTML pages</w:t>
      </w:r>
    </w:p>
    <w:p w14:paraId="28B6A009" w14:textId="77777777" w:rsidR="0037645F" w:rsidRPr="0037645F" w:rsidRDefault="0037645F" w:rsidP="0037645F">
      <w:pPr>
        <w:numPr>
          <w:ilvl w:val="0"/>
          <w:numId w:val="26"/>
        </w:numPr>
        <w:rPr>
          <w:rFonts w:ascii="Times New Roman" w:hAnsi="Times New Roman" w:cs="Times New Roman"/>
          <w:sz w:val="28"/>
          <w:szCs w:val="28"/>
        </w:rPr>
      </w:pPr>
      <w:r w:rsidRPr="0037645F">
        <w:rPr>
          <w:rFonts w:ascii="Times New Roman" w:hAnsi="Times New Roman" w:cs="Times New Roman"/>
          <w:sz w:val="28"/>
          <w:szCs w:val="28"/>
        </w:rPr>
        <w:t>Control window behavior</w:t>
      </w:r>
    </w:p>
    <w:p w14:paraId="01264999" w14:textId="77777777" w:rsidR="0037645F" w:rsidRPr="0037645F" w:rsidRDefault="0037645F" w:rsidP="0037645F">
      <w:pPr>
        <w:rPr>
          <w:rFonts w:ascii="Times New Roman" w:hAnsi="Times New Roman" w:cs="Times New Roman"/>
          <w:sz w:val="28"/>
          <w:szCs w:val="28"/>
        </w:rPr>
      </w:pPr>
    </w:p>
    <w:p w14:paraId="34E21B45"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6. app Module</w:t>
      </w:r>
    </w:p>
    <w:p w14:paraId="613CF1BE"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t>The app module controls the overall lifecycle of the Electron application. It handles events such as:</w:t>
      </w:r>
    </w:p>
    <w:p w14:paraId="7A12FCE5" w14:textId="77777777" w:rsidR="0037645F" w:rsidRPr="0037645F" w:rsidRDefault="0037645F" w:rsidP="0037645F">
      <w:pPr>
        <w:numPr>
          <w:ilvl w:val="0"/>
          <w:numId w:val="27"/>
        </w:numPr>
        <w:rPr>
          <w:rFonts w:ascii="Times New Roman" w:hAnsi="Times New Roman" w:cs="Times New Roman"/>
          <w:sz w:val="28"/>
          <w:szCs w:val="28"/>
        </w:rPr>
      </w:pPr>
      <w:r w:rsidRPr="0037645F">
        <w:rPr>
          <w:rFonts w:ascii="Times New Roman" w:hAnsi="Times New Roman" w:cs="Times New Roman"/>
          <w:sz w:val="28"/>
          <w:szCs w:val="28"/>
        </w:rPr>
        <w:t>Application startup</w:t>
      </w:r>
    </w:p>
    <w:p w14:paraId="457CD0E1" w14:textId="77777777" w:rsidR="0037645F" w:rsidRPr="0037645F" w:rsidRDefault="0037645F" w:rsidP="0037645F">
      <w:pPr>
        <w:numPr>
          <w:ilvl w:val="0"/>
          <w:numId w:val="27"/>
        </w:numPr>
        <w:rPr>
          <w:rFonts w:ascii="Times New Roman" w:hAnsi="Times New Roman" w:cs="Times New Roman"/>
          <w:sz w:val="28"/>
          <w:szCs w:val="28"/>
        </w:rPr>
      </w:pPr>
      <w:r w:rsidRPr="0037645F">
        <w:rPr>
          <w:rFonts w:ascii="Times New Roman" w:hAnsi="Times New Roman" w:cs="Times New Roman"/>
          <w:sz w:val="28"/>
          <w:szCs w:val="28"/>
        </w:rPr>
        <w:t>Closing windows</w:t>
      </w:r>
    </w:p>
    <w:p w14:paraId="606632F6" w14:textId="77777777" w:rsidR="0037645F" w:rsidRPr="0037645F" w:rsidRDefault="0037645F" w:rsidP="0037645F">
      <w:pPr>
        <w:numPr>
          <w:ilvl w:val="0"/>
          <w:numId w:val="27"/>
        </w:numPr>
        <w:rPr>
          <w:rFonts w:ascii="Times New Roman" w:hAnsi="Times New Roman" w:cs="Times New Roman"/>
          <w:sz w:val="28"/>
          <w:szCs w:val="28"/>
        </w:rPr>
      </w:pPr>
      <w:r w:rsidRPr="0037645F">
        <w:rPr>
          <w:rFonts w:ascii="Times New Roman" w:hAnsi="Times New Roman" w:cs="Times New Roman"/>
          <w:sz w:val="28"/>
          <w:szCs w:val="28"/>
        </w:rPr>
        <w:t>Activating the application</w:t>
      </w:r>
    </w:p>
    <w:p w14:paraId="4BBDDE6F" w14:textId="77777777" w:rsidR="0037645F" w:rsidRPr="0037645F" w:rsidRDefault="0037645F" w:rsidP="0037645F">
      <w:pPr>
        <w:rPr>
          <w:rFonts w:ascii="Times New Roman" w:hAnsi="Times New Roman" w:cs="Times New Roman"/>
          <w:sz w:val="28"/>
          <w:szCs w:val="28"/>
        </w:rPr>
      </w:pPr>
    </w:p>
    <w:p w14:paraId="4E0B24B6"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7. package.json</w:t>
      </w:r>
    </w:p>
    <w:p w14:paraId="1C8C3289"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The package.json file contains project information and configuration details. It stores:</w:t>
      </w:r>
    </w:p>
    <w:p w14:paraId="497B7222" w14:textId="77777777" w:rsidR="0037645F" w:rsidRPr="0037645F" w:rsidRDefault="0037645F" w:rsidP="0037645F">
      <w:pPr>
        <w:numPr>
          <w:ilvl w:val="0"/>
          <w:numId w:val="28"/>
        </w:numPr>
        <w:rPr>
          <w:rFonts w:ascii="Times New Roman" w:hAnsi="Times New Roman" w:cs="Times New Roman"/>
          <w:sz w:val="28"/>
          <w:szCs w:val="28"/>
        </w:rPr>
      </w:pPr>
      <w:r w:rsidRPr="0037645F">
        <w:rPr>
          <w:rFonts w:ascii="Times New Roman" w:hAnsi="Times New Roman" w:cs="Times New Roman"/>
          <w:sz w:val="28"/>
          <w:szCs w:val="28"/>
        </w:rPr>
        <w:t>Project name and version</w:t>
      </w:r>
    </w:p>
    <w:p w14:paraId="1FD65D51" w14:textId="77777777" w:rsidR="0037645F" w:rsidRPr="0037645F" w:rsidRDefault="0037645F" w:rsidP="0037645F">
      <w:pPr>
        <w:numPr>
          <w:ilvl w:val="0"/>
          <w:numId w:val="28"/>
        </w:numPr>
        <w:rPr>
          <w:rFonts w:ascii="Times New Roman" w:hAnsi="Times New Roman" w:cs="Times New Roman"/>
          <w:sz w:val="28"/>
          <w:szCs w:val="28"/>
        </w:rPr>
      </w:pPr>
      <w:r w:rsidRPr="0037645F">
        <w:rPr>
          <w:rFonts w:ascii="Times New Roman" w:hAnsi="Times New Roman" w:cs="Times New Roman"/>
          <w:sz w:val="28"/>
          <w:szCs w:val="28"/>
        </w:rPr>
        <w:t>Installed dependencies</w:t>
      </w:r>
    </w:p>
    <w:p w14:paraId="7DC6B387" w14:textId="77777777" w:rsidR="0037645F" w:rsidRPr="0037645F" w:rsidRDefault="0037645F" w:rsidP="0037645F">
      <w:pPr>
        <w:numPr>
          <w:ilvl w:val="0"/>
          <w:numId w:val="28"/>
        </w:numPr>
        <w:rPr>
          <w:rFonts w:ascii="Times New Roman" w:hAnsi="Times New Roman" w:cs="Times New Roman"/>
          <w:sz w:val="28"/>
          <w:szCs w:val="28"/>
        </w:rPr>
      </w:pPr>
      <w:r w:rsidRPr="0037645F">
        <w:rPr>
          <w:rFonts w:ascii="Times New Roman" w:hAnsi="Times New Roman" w:cs="Times New Roman"/>
          <w:sz w:val="28"/>
          <w:szCs w:val="28"/>
        </w:rPr>
        <w:t>Main entry file</w:t>
      </w:r>
    </w:p>
    <w:p w14:paraId="4AE250B5" w14:textId="77777777" w:rsidR="0037645F" w:rsidRPr="0037645F" w:rsidRDefault="0037645F" w:rsidP="0037645F">
      <w:pPr>
        <w:numPr>
          <w:ilvl w:val="0"/>
          <w:numId w:val="28"/>
        </w:numPr>
        <w:rPr>
          <w:rFonts w:ascii="Times New Roman" w:hAnsi="Times New Roman" w:cs="Times New Roman"/>
          <w:sz w:val="28"/>
          <w:szCs w:val="28"/>
        </w:rPr>
      </w:pPr>
      <w:r w:rsidRPr="0037645F">
        <w:rPr>
          <w:rFonts w:ascii="Times New Roman" w:hAnsi="Times New Roman" w:cs="Times New Roman"/>
          <w:sz w:val="28"/>
          <w:szCs w:val="28"/>
        </w:rPr>
        <w:t>Scripts used to run the application</w:t>
      </w:r>
    </w:p>
    <w:p w14:paraId="673F0399" w14:textId="77777777" w:rsidR="0037645F" w:rsidRPr="0037645F" w:rsidRDefault="0037645F" w:rsidP="0037645F">
      <w:pPr>
        <w:rPr>
          <w:rFonts w:ascii="Times New Roman" w:hAnsi="Times New Roman" w:cs="Times New Roman"/>
          <w:sz w:val="28"/>
          <w:szCs w:val="28"/>
        </w:rPr>
      </w:pPr>
    </w:p>
    <w:p w14:paraId="7779E83C"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8. index.html</w:t>
      </w:r>
    </w:p>
    <w:p w14:paraId="1ACF35F8"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The index.html file contains the user interface of the Electron application. It is loaded inside the Electron window and displays the frontend content using HTML and CSS.</w:t>
      </w:r>
    </w:p>
    <w:p w14:paraId="1A561B6D" w14:textId="77777777" w:rsidR="0037645F" w:rsidRPr="0037645F" w:rsidRDefault="0037645F" w:rsidP="0037645F">
      <w:pPr>
        <w:rPr>
          <w:rFonts w:ascii="Times New Roman" w:hAnsi="Times New Roman" w:cs="Times New Roman"/>
          <w:sz w:val="28"/>
          <w:szCs w:val="28"/>
        </w:rPr>
      </w:pPr>
    </w:p>
    <w:p w14:paraId="7466DE24"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9. preload.js</w:t>
      </w:r>
    </w:p>
    <w:p w14:paraId="2964F81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The preload.js file acts as a bridge between the renderer process and Node.js environment. It is executed before the web page loads and is commonly used for secure communication between frontend and backend components.</w:t>
      </w:r>
    </w:p>
    <w:p w14:paraId="218EBC03" w14:textId="77777777" w:rsidR="0037645F" w:rsidRPr="0037645F" w:rsidRDefault="0037645F" w:rsidP="0037645F">
      <w:pPr>
        <w:rPr>
          <w:rFonts w:ascii="Times New Roman" w:hAnsi="Times New Roman" w:cs="Times New Roman"/>
          <w:sz w:val="28"/>
          <w:szCs w:val="28"/>
        </w:rPr>
      </w:pPr>
    </w:p>
    <w:p w14:paraId="7BCF8C43" w14:textId="77777777" w:rsidR="0037645F" w:rsidRPr="0037645F" w:rsidRDefault="0037645F" w:rsidP="0037645F">
      <w:pPr>
        <w:rPr>
          <w:rFonts w:ascii="Times New Roman" w:hAnsi="Times New Roman" w:cs="Times New Roman"/>
          <w:b/>
          <w:bCs/>
          <w:sz w:val="28"/>
          <w:szCs w:val="28"/>
        </w:rPr>
      </w:pPr>
      <w:r w:rsidRPr="0037645F">
        <w:rPr>
          <w:rFonts w:ascii="Times New Roman" w:hAnsi="Times New Roman" w:cs="Times New Roman"/>
          <w:b/>
          <w:bCs/>
          <w:sz w:val="28"/>
          <w:szCs w:val="28"/>
        </w:rPr>
        <w:t>Introduction to Electron.js</w:t>
      </w:r>
    </w:p>
    <w:p w14:paraId="6444E9FD"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 xml:space="preserve">Electron.js is an open-source framework used to build cross-platform desktop applications using web technologies such as HTML, CSS, and JavaScript. It was developed and maintained by </w:t>
      </w:r>
      <w:hyperlink r:id="rId73" w:history="1">
        <w:r w:rsidRPr="0037645F">
          <w:rPr>
            <w:rStyle w:val="Hyperlink"/>
            <w:rFonts w:ascii="Times New Roman" w:hAnsi="Times New Roman" w:cs="Times New Roman"/>
            <w:sz w:val="28"/>
            <w:szCs w:val="28"/>
          </w:rPr>
          <w:t>Electron.js</w:t>
        </w:r>
      </w:hyperlink>
      <w:r w:rsidRPr="0037645F">
        <w:rPr>
          <w:rFonts w:ascii="Times New Roman" w:hAnsi="Times New Roman" w:cs="Times New Roman"/>
          <w:sz w:val="28"/>
          <w:szCs w:val="28"/>
        </w:rPr>
        <w:t>.</w:t>
      </w:r>
    </w:p>
    <w:p w14:paraId="42D16E4B"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Electron combines two major technologies:</w:t>
      </w:r>
    </w:p>
    <w:p w14:paraId="778115D9" w14:textId="77777777" w:rsidR="0037645F" w:rsidRPr="0037645F" w:rsidRDefault="0037645F" w:rsidP="0037645F">
      <w:pPr>
        <w:numPr>
          <w:ilvl w:val="0"/>
          <w:numId w:val="29"/>
        </w:numPr>
        <w:rPr>
          <w:rFonts w:ascii="Times New Roman" w:hAnsi="Times New Roman" w:cs="Times New Roman"/>
          <w:sz w:val="28"/>
          <w:szCs w:val="28"/>
        </w:rPr>
      </w:pPr>
      <w:r w:rsidRPr="0037645F">
        <w:rPr>
          <w:rFonts w:ascii="Times New Roman" w:hAnsi="Times New Roman" w:cs="Times New Roman"/>
          <w:sz w:val="28"/>
          <w:szCs w:val="28"/>
        </w:rPr>
        <w:t>Chromium browser engine for the user interface</w:t>
      </w:r>
    </w:p>
    <w:p w14:paraId="2E302789" w14:textId="77777777" w:rsidR="0037645F" w:rsidRPr="0037645F" w:rsidRDefault="0037645F" w:rsidP="0037645F">
      <w:pPr>
        <w:numPr>
          <w:ilvl w:val="0"/>
          <w:numId w:val="29"/>
        </w:numPr>
        <w:rPr>
          <w:rFonts w:ascii="Times New Roman" w:hAnsi="Times New Roman" w:cs="Times New Roman"/>
          <w:sz w:val="28"/>
          <w:szCs w:val="28"/>
        </w:rPr>
      </w:pPr>
      <w:r w:rsidRPr="0037645F">
        <w:rPr>
          <w:rFonts w:ascii="Times New Roman" w:hAnsi="Times New Roman" w:cs="Times New Roman"/>
          <w:sz w:val="28"/>
          <w:szCs w:val="28"/>
        </w:rPr>
        <w:t>Node.js runtime for backend and system-level operations</w:t>
      </w:r>
    </w:p>
    <w:p w14:paraId="0869766F"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lastRenderedPageBreak/>
        <w:t>This allows developers to create desktop applications using the same technologies used for web development.</w:t>
      </w:r>
    </w:p>
    <w:p w14:paraId="50F134A0"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Applications built with Electron can run on:</w:t>
      </w:r>
    </w:p>
    <w:p w14:paraId="507CAFB9" w14:textId="77777777" w:rsidR="0037645F" w:rsidRPr="0037645F" w:rsidRDefault="0037645F" w:rsidP="0037645F">
      <w:pPr>
        <w:numPr>
          <w:ilvl w:val="0"/>
          <w:numId w:val="30"/>
        </w:numPr>
        <w:rPr>
          <w:rFonts w:ascii="Times New Roman" w:hAnsi="Times New Roman" w:cs="Times New Roman"/>
          <w:sz w:val="28"/>
          <w:szCs w:val="28"/>
        </w:rPr>
      </w:pPr>
      <w:r w:rsidRPr="0037645F">
        <w:rPr>
          <w:rFonts w:ascii="Times New Roman" w:hAnsi="Times New Roman" w:cs="Times New Roman"/>
          <w:sz w:val="28"/>
          <w:szCs w:val="28"/>
        </w:rPr>
        <w:t>Windows</w:t>
      </w:r>
    </w:p>
    <w:p w14:paraId="5A6E1EA0" w14:textId="77777777" w:rsidR="0037645F" w:rsidRPr="0037645F" w:rsidRDefault="0037645F" w:rsidP="0037645F">
      <w:pPr>
        <w:numPr>
          <w:ilvl w:val="0"/>
          <w:numId w:val="30"/>
        </w:numPr>
        <w:rPr>
          <w:rFonts w:ascii="Times New Roman" w:hAnsi="Times New Roman" w:cs="Times New Roman"/>
          <w:sz w:val="28"/>
          <w:szCs w:val="28"/>
        </w:rPr>
      </w:pPr>
      <w:r w:rsidRPr="0037645F">
        <w:rPr>
          <w:rFonts w:ascii="Times New Roman" w:hAnsi="Times New Roman" w:cs="Times New Roman"/>
          <w:sz w:val="28"/>
          <w:szCs w:val="28"/>
        </w:rPr>
        <w:t>macOS</w:t>
      </w:r>
    </w:p>
    <w:p w14:paraId="4D99D8D5" w14:textId="77777777" w:rsidR="0037645F" w:rsidRPr="0037645F" w:rsidRDefault="0037645F" w:rsidP="0037645F">
      <w:pPr>
        <w:numPr>
          <w:ilvl w:val="0"/>
          <w:numId w:val="30"/>
        </w:numPr>
        <w:rPr>
          <w:rFonts w:ascii="Times New Roman" w:hAnsi="Times New Roman" w:cs="Times New Roman"/>
          <w:sz w:val="28"/>
          <w:szCs w:val="28"/>
        </w:rPr>
      </w:pPr>
      <w:r w:rsidRPr="0037645F">
        <w:rPr>
          <w:rFonts w:ascii="Times New Roman" w:hAnsi="Times New Roman" w:cs="Times New Roman"/>
          <w:sz w:val="28"/>
          <w:szCs w:val="28"/>
        </w:rPr>
        <w:t>Linux</w:t>
      </w:r>
    </w:p>
    <w:p w14:paraId="2220551F"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Electron is widely used for developing modern desktop applications because it provides:</w:t>
      </w:r>
    </w:p>
    <w:p w14:paraId="4D6E55C3" w14:textId="77777777" w:rsidR="0037645F" w:rsidRPr="0037645F" w:rsidRDefault="0037645F" w:rsidP="0037645F">
      <w:pPr>
        <w:numPr>
          <w:ilvl w:val="0"/>
          <w:numId w:val="31"/>
        </w:numPr>
        <w:rPr>
          <w:rFonts w:ascii="Times New Roman" w:hAnsi="Times New Roman" w:cs="Times New Roman"/>
          <w:sz w:val="28"/>
          <w:szCs w:val="28"/>
        </w:rPr>
      </w:pPr>
      <w:r w:rsidRPr="0037645F">
        <w:rPr>
          <w:rFonts w:ascii="Times New Roman" w:hAnsi="Times New Roman" w:cs="Times New Roman"/>
          <w:sz w:val="28"/>
          <w:szCs w:val="28"/>
        </w:rPr>
        <w:t>Easy development process</w:t>
      </w:r>
    </w:p>
    <w:p w14:paraId="1CDCE8F7" w14:textId="77777777" w:rsidR="0037645F" w:rsidRPr="0037645F" w:rsidRDefault="0037645F" w:rsidP="0037645F">
      <w:pPr>
        <w:numPr>
          <w:ilvl w:val="0"/>
          <w:numId w:val="31"/>
        </w:numPr>
        <w:rPr>
          <w:rFonts w:ascii="Times New Roman" w:hAnsi="Times New Roman" w:cs="Times New Roman"/>
          <w:sz w:val="28"/>
          <w:szCs w:val="28"/>
        </w:rPr>
      </w:pPr>
      <w:r w:rsidRPr="0037645F">
        <w:rPr>
          <w:rFonts w:ascii="Times New Roman" w:hAnsi="Times New Roman" w:cs="Times New Roman"/>
          <w:sz w:val="28"/>
          <w:szCs w:val="28"/>
        </w:rPr>
        <w:t>Cross-platform compatibility</w:t>
      </w:r>
    </w:p>
    <w:p w14:paraId="61E21E60" w14:textId="77777777" w:rsidR="0037645F" w:rsidRPr="0037645F" w:rsidRDefault="0037645F" w:rsidP="0037645F">
      <w:pPr>
        <w:numPr>
          <w:ilvl w:val="0"/>
          <w:numId w:val="31"/>
        </w:numPr>
        <w:rPr>
          <w:rFonts w:ascii="Times New Roman" w:hAnsi="Times New Roman" w:cs="Times New Roman"/>
          <w:sz w:val="28"/>
          <w:szCs w:val="28"/>
        </w:rPr>
      </w:pPr>
      <w:r w:rsidRPr="0037645F">
        <w:rPr>
          <w:rFonts w:ascii="Times New Roman" w:hAnsi="Times New Roman" w:cs="Times New Roman"/>
          <w:sz w:val="28"/>
          <w:szCs w:val="28"/>
        </w:rPr>
        <w:t>Access to native system features</w:t>
      </w:r>
    </w:p>
    <w:p w14:paraId="3AB43020" w14:textId="77777777" w:rsidR="0037645F" w:rsidRPr="0037645F" w:rsidRDefault="0037645F" w:rsidP="0037645F">
      <w:pPr>
        <w:numPr>
          <w:ilvl w:val="0"/>
          <w:numId w:val="31"/>
        </w:numPr>
        <w:rPr>
          <w:rFonts w:ascii="Times New Roman" w:hAnsi="Times New Roman" w:cs="Times New Roman"/>
          <w:sz w:val="28"/>
          <w:szCs w:val="28"/>
        </w:rPr>
      </w:pPr>
      <w:r w:rsidRPr="0037645F">
        <w:rPr>
          <w:rFonts w:ascii="Times New Roman" w:hAnsi="Times New Roman" w:cs="Times New Roman"/>
          <w:sz w:val="28"/>
          <w:szCs w:val="28"/>
        </w:rPr>
        <w:t>Support for modern web technologies</w:t>
      </w:r>
    </w:p>
    <w:p w14:paraId="2DA72101"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Popular applications built using Electron include:</w:t>
      </w:r>
    </w:p>
    <w:p w14:paraId="7FA9F3FC" w14:textId="77777777" w:rsidR="0037645F" w:rsidRPr="0037645F" w:rsidRDefault="0037645F" w:rsidP="0037645F">
      <w:pPr>
        <w:numPr>
          <w:ilvl w:val="0"/>
          <w:numId w:val="32"/>
        </w:numPr>
        <w:rPr>
          <w:rFonts w:ascii="Times New Roman" w:hAnsi="Times New Roman" w:cs="Times New Roman"/>
          <w:sz w:val="28"/>
          <w:szCs w:val="28"/>
        </w:rPr>
      </w:pPr>
      <w:r w:rsidRPr="0037645F">
        <w:rPr>
          <w:rFonts w:ascii="Times New Roman" w:hAnsi="Times New Roman" w:cs="Times New Roman"/>
          <w:sz w:val="28"/>
          <w:szCs w:val="28"/>
        </w:rPr>
        <w:t>Visual Studio Code</w:t>
      </w:r>
    </w:p>
    <w:p w14:paraId="3601F578" w14:textId="77777777" w:rsidR="0037645F" w:rsidRPr="0037645F" w:rsidRDefault="0037645F" w:rsidP="0037645F">
      <w:pPr>
        <w:numPr>
          <w:ilvl w:val="0"/>
          <w:numId w:val="32"/>
        </w:numPr>
        <w:rPr>
          <w:rFonts w:ascii="Times New Roman" w:hAnsi="Times New Roman" w:cs="Times New Roman"/>
          <w:sz w:val="28"/>
          <w:szCs w:val="28"/>
        </w:rPr>
      </w:pPr>
      <w:r w:rsidRPr="0037645F">
        <w:rPr>
          <w:rFonts w:ascii="Times New Roman" w:hAnsi="Times New Roman" w:cs="Times New Roman"/>
          <w:sz w:val="28"/>
          <w:szCs w:val="28"/>
        </w:rPr>
        <w:t>Discord</w:t>
      </w:r>
    </w:p>
    <w:p w14:paraId="0432DE3B" w14:textId="77777777" w:rsidR="0037645F" w:rsidRPr="0037645F" w:rsidRDefault="0037645F" w:rsidP="0037645F">
      <w:pPr>
        <w:numPr>
          <w:ilvl w:val="0"/>
          <w:numId w:val="32"/>
        </w:numPr>
        <w:rPr>
          <w:rFonts w:ascii="Times New Roman" w:hAnsi="Times New Roman" w:cs="Times New Roman"/>
          <w:sz w:val="28"/>
          <w:szCs w:val="28"/>
        </w:rPr>
      </w:pPr>
      <w:r w:rsidRPr="0037645F">
        <w:rPr>
          <w:rFonts w:ascii="Times New Roman" w:hAnsi="Times New Roman" w:cs="Times New Roman"/>
          <w:sz w:val="28"/>
          <w:szCs w:val="28"/>
        </w:rPr>
        <w:t>Slack</w:t>
      </w:r>
    </w:p>
    <w:p w14:paraId="2E84248C" w14:textId="77777777" w:rsidR="0037645F" w:rsidRPr="0037645F" w:rsidRDefault="0037645F" w:rsidP="0037645F">
      <w:pPr>
        <w:numPr>
          <w:ilvl w:val="0"/>
          <w:numId w:val="32"/>
        </w:numPr>
        <w:rPr>
          <w:rFonts w:ascii="Times New Roman" w:hAnsi="Times New Roman" w:cs="Times New Roman"/>
          <w:sz w:val="28"/>
          <w:szCs w:val="28"/>
        </w:rPr>
      </w:pPr>
      <w:r w:rsidRPr="0037645F">
        <w:rPr>
          <w:rFonts w:ascii="Times New Roman" w:hAnsi="Times New Roman" w:cs="Times New Roman"/>
          <w:sz w:val="28"/>
          <w:szCs w:val="28"/>
        </w:rPr>
        <w:t>WhatsApp Desktop</w:t>
      </w:r>
    </w:p>
    <w:p w14:paraId="1E7AE1A8" w14:textId="77777777" w:rsidR="0037645F" w:rsidRPr="0037645F" w:rsidRDefault="0037645F" w:rsidP="0037645F">
      <w:pPr>
        <w:numPr>
          <w:ilvl w:val="0"/>
          <w:numId w:val="32"/>
        </w:numPr>
        <w:rPr>
          <w:rFonts w:ascii="Times New Roman" w:hAnsi="Times New Roman" w:cs="Times New Roman"/>
          <w:sz w:val="28"/>
          <w:szCs w:val="28"/>
        </w:rPr>
      </w:pPr>
      <w:r w:rsidRPr="0037645F">
        <w:rPr>
          <w:rFonts w:ascii="Times New Roman" w:hAnsi="Times New Roman" w:cs="Times New Roman"/>
          <w:sz w:val="28"/>
          <w:szCs w:val="28"/>
        </w:rPr>
        <w:t>Spotify Desktop</w:t>
      </w:r>
    </w:p>
    <w:p w14:paraId="6B2FB8DA"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sz w:val="28"/>
          <w:szCs w:val="28"/>
        </w:rPr>
        <w:t>In this project, Electron is used to create a desktop application by setting up a Node.js project, installing Electron through npm, and running the application using the Electron runtime.</w:t>
      </w:r>
    </w:p>
    <w:p w14:paraId="20D386B2" w14:textId="77777777" w:rsidR="0037645F" w:rsidRPr="0037645F" w:rsidRDefault="0037645F" w:rsidP="0037645F">
      <w:pPr>
        <w:rPr>
          <w:rFonts w:ascii="Times New Roman" w:hAnsi="Times New Roman" w:cs="Times New Roman"/>
          <w:b/>
          <w:bCs/>
          <w:sz w:val="28"/>
          <w:szCs w:val="28"/>
        </w:rPr>
      </w:pPr>
    </w:p>
    <w:p w14:paraId="6DE32C1C" w14:textId="77777777" w:rsidR="0037645F" w:rsidRPr="0037645F" w:rsidRDefault="0037645F" w:rsidP="0037645F">
      <w:pPr>
        <w:rPr>
          <w:rFonts w:ascii="Times New Roman" w:hAnsi="Times New Roman" w:cs="Times New Roman"/>
          <w:sz w:val="28"/>
          <w:szCs w:val="28"/>
        </w:rPr>
      </w:pPr>
      <w:r w:rsidRPr="0037645F">
        <w:rPr>
          <w:rFonts w:ascii="Times New Roman" w:hAnsi="Times New Roman" w:cs="Times New Roman"/>
          <w:b/>
          <w:bCs/>
          <w:sz w:val="28"/>
          <w:szCs w:val="28"/>
        </w:rPr>
        <w:br/>
      </w:r>
    </w:p>
    <w:p w14:paraId="0D8F98C0" w14:textId="77777777" w:rsidR="0037645F" w:rsidRDefault="0037645F" w:rsidP="0037645F">
      <w:pPr>
        <w:rPr>
          <w:rFonts w:ascii="Times New Roman" w:hAnsi="Times New Roman" w:cs="Times New Roman"/>
          <w:sz w:val="28"/>
          <w:szCs w:val="28"/>
        </w:rPr>
      </w:pPr>
    </w:p>
    <w:p w14:paraId="774455EA" w14:textId="77777777" w:rsidR="0037645F" w:rsidRPr="00743767" w:rsidRDefault="0037645F" w:rsidP="0037645F">
      <w:pPr>
        <w:rPr>
          <w:rFonts w:ascii="Times New Roman" w:hAnsi="Times New Roman" w:cs="Times New Roman"/>
          <w:sz w:val="28"/>
          <w:szCs w:val="28"/>
        </w:rPr>
      </w:pPr>
    </w:p>
    <w:sectPr w:rsidR="0037645F" w:rsidRPr="00743767" w:rsidSect="003069CB">
      <w:footerReference w:type="default" r:id="rId7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A1C1" w14:textId="77777777" w:rsidR="00D44190" w:rsidRDefault="00D44190" w:rsidP="00AB5320">
      <w:pPr>
        <w:spacing w:after="0" w:line="240" w:lineRule="auto"/>
      </w:pPr>
      <w:r>
        <w:separator/>
      </w:r>
    </w:p>
  </w:endnote>
  <w:endnote w:type="continuationSeparator" w:id="0">
    <w:p w14:paraId="32E4208A" w14:textId="77777777" w:rsidR="00D44190" w:rsidRDefault="00D44190" w:rsidP="00AB5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405872"/>
      <w:docPartObj>
        <w:docPartGallery w:val="Page Numbers (Bottom of Page)"/>
        <w:docPartUnique/>
      </w:docPartObj>
    </w:sdtPr>
    <w:sdtEndPr>
      <w:rPr>
        <w:noProof/>
      </w:rPr>
    </w:sdtEndPr>
    <w:sdtContent>
      <w:p w14:paraId="331657C9" w14:textId="0216B3BA" w:rsidR="00977530" w:rsidRDefault="009775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561FA7" w14:textId="77777777" w:rsidR="00977530" w:rsidRDefault="00977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9A0C" w14:textId="77777777" w:rsidR="00D44190" w:rsidRDefault="00D44190" w:rsidP="00AB5320">
      <w:pPr>
        <w:spacing w:after="0" w:line="240" w:lineRule="auto"/>
      </w:pPr>
      <w:r>
        <w:separator/>
      </w:r>
    </w:p>
  </w:footnote>
  <w:footnote w:type="continuationSeparator" w:id="0">
    <w:p w14:paraId="0978F7E3" w14:textId="77777777" w:rsidR="00D44190" w:rsidRDefault="00D44190" w:rsidP="00AB5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D80"/>
    <w:multiLevelType w:val="hybridMultilevel"/>
    <w:tmpl w:val="D042EF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50745"/>
    <w:multiLevelType w:val="multilevel"/>
    <w:tmpl w:val="3872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30D"/>
    <w:multiLevelType w:val="multilevel"/>
    <w:tmpl w:val="AB02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D28"/>
    <w:multiLevelType w:val="hybridMultilevel"/>
    <w:tmpl w:val="36E0BD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C55133"/>
    <w:multiLevelType w:val="multilevel"/>
    <w:tmpl w:val="9FEC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00483"/>
    <w:multiLevelType w:val="hybridMultilevel"/>
    <w:tmpl w:val="6804CF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CA490C"/>
    <w:multiLevelType w:val="hybridMultilevel"/>
    <w:tmpl w:val="10FCEE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7A4C19"/>
    <w:multiLevelType w:val="hybridMultilevel"/>
    <w:tmpl w:val="44EED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0E41FF4"/>
    <w:multiLevelType w:val="hybridMultilevel"/>
    <w:tmpl w:val="1382C2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7330E0"/>
    <w:multiLevelType w:val="hybridMultilevel"/>
    <w:tmpl w:val="6996FB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553FF3"/>
    <w:multiLevelType w:val="hybridMultilevel"/>
    <w:tmpl w:val="1B12C6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EC4CDA"/>
    <w:multiLevelType w:val="hybridMultilevel"/>
    <w:tmpl w:val="282EBD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05214D"/>
    <w:multiLevelType w:val="hybridMultilevel"/>
    <w:tmpl w:val="CF7EA742"/>
    <w:lvl w:ilvl="0" w:tplc="CBC251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DB5653"/>
    <w:multiLevelType w:val="hybridMultilevel"/>
    <w:tmpl w:val="F07210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EA77FF"/>
    <w:multiLevelType w:val="hybridMultilevel"/>
    <w:tmpl w:val="8E946D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103A15"/>
    <w:multiLevelType w:val="hybridMultilevel"/>
    <w:tmpl w:val="0AAA85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97472D"/>
    <w:multiLevelType w:val="multilevel"/>
    <w:tmpl w:val="A3BC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057B5"/>
    <w:multiLevelType w:val="hybridMultilevel"/>
    <w:tmpl w:val="F3D273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296E35"/>
    <w:multiLevelType w:val="hybridMultilevel"/>
    <w:tmpl w:val="5D284B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A934E3"/>
    <w:multiLevelType w:val="hybridMultilevel"/>
    <w:tmpl w:val="6D3AD6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2112DA"/>
    <w:multiLevelType w:val="multilevel"/>
    <w:tmpl w:val="B1A24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432F7"/>
    <w:multiLevelType w:val="hybridMultilevel"/>
    <w:tmpl w:val="CC6E253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A61DC5"/>
    <w:multiLevelType w:val="hybridMultilevel"/>
    <w:tmpl w:val="7018B7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64C4A"/>
    <w:multiLevelType w:val="multilevel"/>
    <w:tmpl w:val="DAB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27755"/>
    <w:multiLevelType w:val="multilevel"/>
    <w:tmpl w:val="7D78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34D86"/>
    <w:multiLevelType w:val="multilevel"/>
    <w:tmpl w:val="943E9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379C4"/>
    <w:multiLevelType w:val="multilevel"/>
    <w:tmpl w:val="4C62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270CD"/>
    <w:multiLevelType w:val="multilevel"/>
    <w:tmpl w:val="6304E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D482C"/>
    <w:multiLevelType w:val="multilevel"/>
    <w:tmpl w:val="FD06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21D6F"/>
    <w:multiLevelType w:val="hybridMultilevel"/>
    <w:tmpl w:val="DC1497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2F294F"/>
    <w:multiLevelType w:val="hybridMultilevel"/>
    <w:tmpl w:val="F57654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BE47AF"/>
    <w:multiLevelType w:val="hybridMultilevel"/>
    <w:tmpl w:val="AC5CF3A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607411">
    <w:abstractNumId w:val="0"/>
  </w:num>
  <w:num w:numId="2" w16cid:durableId="192425907">
    <w:abstractNumId w:val="8"/>
  </w:num>
  <w:num w:numId="3" w16cid:durableId="1795714963">
    <w:abstractNumId w:val="10"/>
  </w:num>
  <w:num w:numId="4" w16cid:durableId="1157766809">
    <w:abstractNumId w:val="9"/>
  </w:num>
  <w:num w:numId="5" w16cid:durableId="306856504">
    <w:abstractNumId w:val="17"/>
  </w:num>
  <w:num w:numId="6" w16cid:durableId="69737081">
    <w:abstractNumId w:val="18"/>
  </w:num>
  <w:num w:numId="7" w16cid:durableId="1566257288">
    <w:abstractNumId w:val="6"/>
  </w:num>
  <w:num w:numId="8" w16cid:durableId="1479037455">
    <w:abstractNumId w:val="22"/>
  </w:num>
  <w:num w:numId="9" w16cid:durableId="1490638965">
    <w:abstractNumId w:val="19"/>
  </w:num>
  <w:num w:numId="10" w16cid:durableId="1159156132">
    <w:abstractNumId w:val="21"/>
  </w:num>
  <w:num w:numId="11" w16cid:durableId="1233735559">
    <w:abstractNumId w:val="14"/>
  </w:num>
  <w:num w:numId="12" w16cid:durableId="194736121">
    <w:abstractNumId w:val="29"/>
  </w:num>
  <w:num w:numId="13" w16cid:durableId="865413018">
    <w:abstractNumId w:val="30"/>
  </w:num>
  <w:num w:numId="14" w16cid:durableId="1942642063">
    <w:abstractNumId w:val="3"/>
  </w:num>
  <w:num w:numId="15" w16cid:durableId="674040899">
    <w:abstractNumId w:val="23"/>
  </w:num>
  <w:num w:numId="16" w16cid:durableId="788744127">
    <w:abstractNumId w:val="13"/>
  </w:num>
  <w:num w:numId="17" w16cid:durableId="1684358162">
    <w:abstractNumId w:val="15"/>
  </w:num>
  <w:num w:numId="18" w16cid:durableId="1899852164">
    <w:abstractNumId w:val="11"/>
  </w:num>
  <w:num w:numId="19" w16cid:durableId="833179259">
    <w:abstractNumId w:val="7"/>
  </w:num>
  <w:num w:numId="20" w16cid:durableId="1943561049">
    <w:abstractNumId w:val="5"/>
  </w:num>
  <w:num w:numId="21" w16cid:durableId="532883528">
    <w:abstractNumId w:val="31"/>
  </w:num>
  <w:num w:numId="22" w16cid:durableId="149566392">
    <w:abstractNumId w:val="12"/>
  </w:num>
  <w:num w:numId="23" w16cid:durableId="31808110">
    <w:abstractNumId w:val="24"/>
    <w:lvlOverride w:ilvl="0"/>
    <w:lvlOverride w:ilvl="1"/>
    <w:lvlOverride w:ilvl="2"/>
    <w:lvlOverride w:ilvl="3"/>
    <w:lvlOverride w:ilvl="4"/>
    <w:lvlOverride w:ilvl="5"/>
    <w:lvlOverride w:ilvl="6"/>
    <w:lvlOverride w:ilvl="7"/>
    <w:lvlOverride w:ilvl="8"/>
  </w:num>
  <w:num w:numId="24" w16cid:durableId="1097166791">
    <w:abstractNumId w:val="4"/>
    <w:lvlOverride w:ilvl="0"/>
    <w:lvlOverride w:ilvl="1"/>
    <w:lvlOverride w:ilvl="2"/>
    <w:lvlOverride w:ilvl="3"/>
    <w:lvlOverride w:ilvl="4"/>
    <w:lvlOverride w:ilvl="5"/>
    <w:lvlOverride w:ilvl="6"/>
    <w:lvlOverride w:ilvl="7"/>
    <w:lvlOverride w:ilvl="8"/>
  </w:num>
  <w:num w:numId="25" w16cid:durableId="1973633084">
    <w:abstractNumId w:val="1"/>
    <w:lvlOverride w:ilvl="0"/>
    <w:lvlOverride w:ilvl="1"/>
    <w:lvlOverride w:ilvl="2"/>
    <w:lvlOverride w:ilvl="3"/>
    <w:lvlOverride w:ilvl="4"/>
    <w:lvlOverride w:ilvl="5"/>
    <w:lvlOverride w:ilvl="6"/>
    <w:lvlOverride w:ilvl="7"/>
    <w:lvlOverride w:ilvl="8"/>
  </w:num>
  <w:num w:numId="26" w16cid:durableId="747847892">
    <w:abstractNumId w:val="20"/>
    <w:lvlOverride w:ilvl="0"/>
    <w:lvlOverride w:ilvl="1"/>
    <w:lvlOverride w:ilvl="2"/>
    <w:lvlOverride w:ilvl="3"/>
    <w:lvlOverride w:ilvl="4"/>
    <w:lvlOverride w:ilvl="5"/>
    <w:lvlOverride w:ilvl="6"/>
    <w:lvlOverride w:ilvl="7"/>
    <w:lvlOverride w:ilvl="8"/>
  </w:num>
  <w:num w:numId="27" w16cid:durableId="1070808539">
    <w:abstractNumId w:val="16"/>
    <w:lvlOverride w:ilvl="0"/>
    <w:lvlOverride w:ilvl="1"/>
    <w:lvlOverride w:ilvl="2"/>
    <w:lvlOverride w:ilvl="3"/>
    <w:lvlOverride w:ilvl="4"/>
    <w:lvlOverride w:ilvl="5"/>
    <w:lvlOverride w:ilvl="6"/>
    <w:lvlOverride w:ilvl="7"/>
    <w:lvlOverride w:ilvl="8"/>
  </w:num>
  <w:num w:numId="28" w16cid:durableId="993796560">
    <w:abstractNumId w:val="25"/>
    <w:lvlOverride w:ilvl="0"/>
    <w:lvlOverride w:ilvl="1"/>
    <w:lvlOverride w:ilvl="2"/>
    <w:lvlOverride w:ilvl="3"/>
    <w:lvlOverride w:ilvl="4"/>
    <w:lvlOverride w:ilvl="5"/>
    <w:lvlOverride w:ilvl="6"/>
    <w:lvlOverride w:ilvl="7"/>
    <w:lvlOverride w:ilvl="8"/>
  </w:num>
  <w:num w:numId="29" w16cid:durableId="1298029083">
    <w:abstractNumId w:val="28"/>
    <w:lvlOverride w:ilvl="0"/>
    <w:lvlOverride w:ilvl="1"/>
    <w:lvlOverride w:ilvl="2"/>
    <w:lvlOverride w:ilvl="3"/>
    <w:lvlOverride w:ilvl="4"/>
    <w:lvlOverride w:ilvl="5"/>
    <w:lvlOverride w:ilvl="6"/>
    <w:lvlOverride w:ilvl="7"/>
    <w:lvlOverride w:ilvl="8"/>
  </w:num>
  <w:num w:numId="30" w16cid:durableId="242108643">
    <w:abstractNumId w:val="2"/>
    <w:lvlOverride w:ilvl="0"/>
    <w:lvlOverride w:ilvl="1"/>
    <w:lvlOverride w:ilvl="2"/>
    <w:lvlOverride w:ilvl="3"/>
    <w:lvlOverride w:ilvl="4"/>
    <w:lvlOverride w:ilvl="5"/>
    <w:lvlOverride w:ilvl="6"/>
    <w:lvlOverride w:ilvl="7"/>
    <w:lvlOverride w:ilvl="8"/>
  </w:num>
  <w:num w:numId="31" w16cid:durableId="1181241535">
    <w:abstractNumId w:val="27"/>
    <w:lvlOverride w:ilvl="0"/>
    <w:lvlOverride w:ilvl="1"/>
    <w:lvlOverride w:ilvl="2"/>
    <w:lvlOverride w:ilvl="3"/>
    <w:lvlOverride w:ilvl="4"/>
    <w:lvlOverride w:ilvl="5"/>
    <w:lvlOverride w:ilvl="6"/>
    <w:lvlOverride w:ilvl="7"/>
    <w:lvlOverride w:ilvl="8"/>
  </w:num>
  <w:num w:numId="32" w16cid:durableId="2129278500">
    <w:abstractNumId w:val="2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28"/>
    <w:rsid w:val="000142BE"/>
    <w:rsid w:val="00017153"/>
    <w:rsid w:val="0007345E"/>
    <w:rsid w:val="0007617A"/>
    <w:rsid w:val="00096AC6"/>
    <w:rsid w:val="000A3FB0"/>
    <w:rsid w:val="000B15A5"/>
    <w:rsid w:val="000C00B1"/>
    <w:rsid w:val="000C35A5"/>
    <w:rsid w:val="000D6AC1"/>
    <w:rsid w:val="00126980"/>
    <w:rsid w:val="00137EC9"/>
    <w:rsid w:val="00145780"/>
    <w:rsid w:val="001503B7"/>
    <w:rsid w:val="0018087F"/>
    <w:rsid w:val="0018320E"/>
    <w:rsid w:val="00186D43"/>
    <w:rsid w:val="001D710D"/>
    <w:rsid w:val="001E59B1"/>
    <w:rsid w:val="001F6F15"/>
    <w:rsid w:val="002110F3"/>
    <w:rsid w:val="0021694C"/>
    <w:rsid w:val="00216983"/>
    <w:rsid w:val="00232705"/>
    <w:rsid w:val="00245560"/>
    <w:rsid w:val="00267D35"/>
    <w:rsid w:val="00292D0B"/>
    <w:rsid w:val="002C4102"/>
    <w:rsid w:val="002C4E1E"/>
    <w:rsid w:val="002C6FE6"/>
    <w:rsid w:val="002D079A"/>
    <w:rsid w:val="002E5635"/>
    <w:rsid w:val="002F6321"/>
    <w:rsid w:val="00305C80"/>
    <w:rsid w:val="003069CB"/>
    <w:rsid w:val="0031547F"/>
    <w:rsid w:val="0032079F"/>
    <w:rsid w:val="00321F1D"/>
    <w:rsid w:val="00333B8A"/>
    <w:rsid w:val="00340296"/>
    <w:rsid w:val="00342B3B"/>
    <w:rsid w:val="00352C6B"/>
    <w:rsid w:val="0036056A"/>
    <w:rsid w:val="00360F2F"/>
    <w:rsid w:val="003654DD"/>
    <w:rsid w:val="00371BA0"/>
    <w:rsid w:val="00372B41"/>
    <w:rsid w:val="0037645F"/>
    <w:rsid w:val="00381E4E"/>
    <w:rsid w:val="00386DA6"/>
    <w:rsid w:val="003B04E3"/>
    <w:rsid w:val="003B2FDA"/>
    <w:rsid w:val="003C277A"/>
    <w:rsid w:val="003C35BB"/>
    <w:rsid w:val="003E5A22"/>
    <w:rsid w:val="00413307"/>
    <w:rsid w:val="0041716B"/>
    <w:rsid w:val="00426C5B"/>
    <w:rsid w:val="00441514"/>
    <w:rsid w:val="00443993"/>
    <w:rsid w:val="00453E10"/>
    <w:rsid w:val="0045490D"/>
    <w:rsid w:val="00471314"/>
    <w:rsid w:val="00486DA9"/>
    <w:rsid w:val="004B1B32"/>
    <w:rsid w:val="004C33AF"/>
    <w:rsid w:val="004E3DA4"/>
    <w:rsid w:val="004F16BF"/>
    <w:rsid w:val="004F2EDC"/>
    <w:rsid w:val="0050515F"/>
    <w:rsid w:val="00507D48"/>
    <w:rsid w:val="005136EF"/>
    <w:rsid w:val="00515568"/>
    <w:rsid w:val="0051721F"/>
    <w:rsid w:val="00517AB6"/>
    <w:rsid w:val="00526AF1"/>
    <w:rsid w:val="005317EC"/>
    <w:rsid w:val="005339F7"/>
    <w:rsid w:val="00545DE3"/>
    <w:rsid w:val="005A0A88"/>
    <w:rsid w:val="005B353B"/>
    <w:rsid w:val="005C2F2C"/>
    <w:rsid w:val="005E0453"/>
    <w:rsid w:val="005F2A9C"/>
    <w:rsid w:val="006039BF"/>
    <w:rsid w:val="0060483D"/>
    <w:rsid w:val="00607A66"/>
    <w:rsid w:val="006130BE"/>
    <w:rsid w:val="00632B90"/>
    <w:rsid w:val="00633ADD"/>
    <w:rsid w:val="00640959"/>
    <w:rsid w:val="00644BC2"/>
    <w:rsid w:val="0064558B"/>
    <w:rsid w:val="0065241B"/>
    <w:rsid w:val="00674215"/>
    <w:rsid w:val="00676989"/>
    <w:rsid w:val="006A53E9"/>
    <w:rsid w:val="006C17EF"/>
    <w:rsid w:val="006C6203"/>
    <w:rsid w:val="006D35B4"/>
    <w:rsid w:val="006F154E"/>
    <w:rsid w:val="006F76D4"/>
    <w:rsid w:val="006F7FBF"/>
    <w:rsid w:val="00713396"/>
    <w:rsid w:val="00743767"/>
    <w:rsid w:val="00754659"/>
    <w:rsid w:val="007604E6"/>
    <w:rsid w:val="00761EF6"/>
    <w:rsid w:val="007655CE"/>
    <w:rsid w:val="007727C4"/>
    <w:rsid w:val="00786505"/>
    <w:rsid w:val="00791C6A"/>
    <w:rsid w:val="007C06FE"/>
    <w:rsid w:val="007F1BD7"/>
    <w:rsid w:val="00820AA2"/>
    <w:rsid w:val="008444BD"/>
    <w:rsid w:val="0084512E"/>
    <w:rsid w:val="008516A1"/>
    <w:rsid w:val="00871B3B"/>
    <w:rsid w:val="008747DC"/>
    <w:rsid w:val="008826CF"/>
    <w:rsid w:val="008B781D"/>
    <w:rsid w:val="008D7FE3"/>
    <w:rsid w:val="008F0F59"/>
    <w:rsid w:val="0092506E"/>
    <w:rsid w:val="00927D7B"/>
    <w:rsid w:val="00937565"/>
    <w:rsid w:val="009476C2"/>
    <w:rsid w:val="009659DF"/>
    <w:rsid w:val="00971BD9"/>
    <w:rsid w:val="0097337B"/>
    <w:rsid w:val="00977530"/>
    <w:rsid w:val="009B1CB5"/>
    <w:rsid w:val="009C21A5"/>
    <w:rsid w:val="009D43D6"/>
    <w:rsid w:val="009D4747"/>
    <w:rsid w:val="009E0432"/>
    <w:rsid w:val="009E27ED"/>
    <w:rsid w:val="00A04920"/>
    <w:rsid w:val="00A117DB"/>
    <w:rsid w:val="00A118BB"/>
    <w:rsid w:val="00A215B8"/>
    <w:rsid w:val="00A40215"/>
    <w:rsid w:val="00A44659"/>
    <w:rsid w:val="00A55F55"/>
    <w:rsid w:val="00A64256"/>
    <w:rsid w:val="00A71B2D"/>
    <w:rsid w:val="00AA0250"/>
    <w:rsid w:val="00AB5320"/>
    <w:rsid w:val="00AE7665"/>
    <w:rsid w:val="00AE77E0"/>
    <w:rsid w:val="00AE7B5E"/>
    <w:rsid w:val="00AE7B84"/>
    <w:rsid w:val="00AF3829"/>
    <w:rsid w:val="00B04933"/>
    <w:rsid w:val="00B07F44"/>
    <w:rsid w:val="00B15E52"/>
    <w:rsid w:val="00B43EA2"/>
    <w:rsid w:val="00B51FC6"/>
    <w:rsid w:val="00B548D7"/>
    <w:rsid w:val="00B54B04"/>
    <w:rsid w:val="00B5506B"/>
    <w:rsid w:val="00B5633E"/>
    <w:rsid w:val="00BA1641"/>
    <w:rsid w:val="00BA1EE2"/>
    <w:rsid w:val="00BD6235"/>
    <w:rsid w:val="00BE6D0F"/>
    <w:rsid w:val="00BF5F61"/>
    <w:rsid w:val="00C05502"/>
    <w:rsid w:val="00C152C2"/>
    <w:rsid w:val="00C32839"/>
    <w:rsid w:val="00C40405"/>
    <w:rsid w:val="00C538ED"/>
    <w:rsid w:val="00C553E3"/>
    <w:rsid w:val="00C61CFF"/>
    <w:rsid w:val="00C73B1D"/>
    <w:rsid w:val="00C751CD"/>
    <w:rsid w:val="00C92FAC"/>
    <w:rsid w:val="00C95B96"/>
    <w:rsid w:val="00CB0A11"/>
    <w:rsid w:val="00CC7090"/>
    <w:rsid w:val="00CF34C9"/>
    <w:rsid w:val="00D14E24"/>
    <w:rsid w:val="00D164C2"/>
    <w:rsid w:val="00D21A77"/>
    <w:rsid w:val="00D22860"/>
    <w:rsid w:val="00D3044B"/>
    <w:rsid w:val="00D3096E"/>
    <w:rsid w:val="00D334DC"/>
    <w:rsid w:val="00D37244"/>
    <w:rsid w:val="00D44190"/>
    <w:rsid w:val="00D826A0"/>
    <w:rsid w:val="00D85851"/>
    <w:rsid w:val="00D86BC8"/>
    <w:rsid w:val="00D879CE"/>
    <w:rsid w:val="00D9577A"/>
    <w:rsid w:val="00DA1AE1"/>
    <w:rsid w:val="00DB72DB"/>
    <w:rsid w:val="00DC50FC"/>
    <w:rsid w:val="00DD2540"/>
    <w:rsid w:val="00DD48E7"/>
    <w:rsid w:val="00DD7E78"/>
    <w:rsid w:val="00DF0A4E"/>
    <w:rsid w:val="00E00996"/>
    <w:rsid w:val="00E1115C"/>
    <w:rsid w:val="00E225CC"/>
    <w:rsid w:val="00E231E0"/>
    <w:rsid w:val="00E27205"/>
    <w:rsid w:val="00E44A68"/>
    <w:rsid w:val="00E6138E"/>
    <w:rsid w:val="00E66EFD"/>
    <w:rsid w:val="00E9714E"/>
    <w:rsid w:val="00EA2EC6"/>
    <w:rsid w:val="00EB4E96"/>
    <w:rsid w:val="00EC3E1A"/>
    <w:rsid w:val="00EC45DE"/>
    <w:rsid w:val="00EC4E28"/>
    <w:rsid w:val="00EE0CA8"/>
    <w:rsid w:val="00EE6022"/>
    <w:rsid w:val="00EE61EE"/>
    <w:rsid w:val="00F0231D"/>
    <w:rsid w:val="00F1006C"/>
    <w:rsid w:val="00F23810"/>
    <w:rsid w:val="00F32240"/>
    <w:rsid w:val="00F43130"/>
    <w:rsid w:val="00F508F6"/>
    <w:rsid w:val="00F63109"/>
    <w:rsid w:val="00F67457"/>
    <w:rsid w:val="00F8223C"/>
    <w:rsid w:val="00F87247"/>
    <w:rsid w:val="00FA0505"/>
    <w:rsid w:val="00FB45B0"/>
    <w:rsid w:val="00FF652D"/>
    <w:rsid w:val="00FF6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E4752"/>
  <w15:chartTrackingRefBased/>
  <w15:docId w15:val="{58668F5F-806A-4DD3-8AA3-3C2C4C37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E28"/>
  </w:style>
  <w:style w:type="paragraph" w:styleId="Heading1">
    <w:name w:val="heading 1"/>
    <w:basedOn w:val="Normal"/>
    <w:next w:val="Normal"/>
    <w:link w:val="Heading1Char"/>
    <w:uiPriority w:val="9"/>
    <w:qFormat/>
    <w:rsid w:val="00EC4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E28"/>
    <w:rPr>
      <w:rFonts w:eastAsiaTheme="majorEastAsia" w:cstheme="majorBidi"/>
      <w:color w:val="272727" w:themeColor="text1" w:themeTint="D8"/>
    </w:rPr>
  </w:style>
  <w:style w:type="paragraph" w:styleId="Title">
    <w:name w:val="Title"/>
    <w:basedOn w:val="Normal"/>
    <w:next w:val="Normal"/>
    <w:link w:val="TitleChar"/>
    <w:uiPriority w:val="10"/>
    <w:qFormat/>
    <w:rsid w:val="00EC4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E28"/>
    <w:pPr>
      <w:spacing w:before="160"/>
      <w:jc w:val="center"/>
    </w:pPr>
    <w:rPr>
      <w:i/>
      <w:iCs/>
      <w:color w:val="404040" w:themeColor="text1" w:themeTint="BF"/>
    </w:rPr>
  </w:style>
  <w:style w:type="character" w:customStyle="1" w:styleId="QuoteChar">
    <w:name w:val="Quote Char"/>
    <w:basedOn w:val="DefaultParagraphFont"/>
    <w:link w:val="Quote"/>
    <w:uiPriority w:val="29"/>
    <w:rsid w:val="00EC4E28"/>
    <w:rPr>
      <w:i/>
      <w:iCs/>
      <w:color w:val="404040" w:themeColor="text1" w:themeTint="BF"/>
    </w:rPr>
  </w:style>
  <w:style w:type="paragraph" w:styleId="ListParagraph">
    <w:name w:val="List Paragraph"/>
    <w:basedOn w:val="Normal"/>
    <w:uiPriority w:val="34"/>
    <w:qFormat/>
    <w:rsid w:val="00EC4E28"/>
    <w:pPr>
      <w:ind w:left="720"/>
      <w:contextualSpacing/>
    </w:pPr>
  </w:style>
  <w:style w:type="character" w:styleId="IntenseEmphasis">
    <w:name w:val="Intense Emphasis"/>
    <w:basedOn w:val="DefaultParagraphFont"/>
    <w:uiPriority w:val="21"/>
    <w:qFormat/>
    <w:rsid w:val="00EC4E28"/>
    <w:rPr>
      <w:i/>
      <w:iCs/>
      <w:color w:val="0F4761" w:themeColor="accent1" w:themeShade="BF"/>
    </w:rPr>
  </w:style>
  <w:style w:type="paragraph" w:styleId="IntenseQuote">
    <w:name w:val="Intense Quote"/>
    <w:basedOn w:val="Normal"/>
    <w:next w:val="Normal"/>
    <w:link w:val="IntenseQuoteChar"/>
    <w:uiPriority w:val="30"/>
    <w:qFormat/>
    <w:rsid w:val="00EC4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E28"/>
    <w:rPr>
      <w:i/>
      <w:iCs/>
      <w:color w:val="0F4761" w:themeColor="accent1" w:themeShade="BF"/>
    </w:rPr>
  </w:style>
  <w:style w:type="character" w:styleId="IntenseReference">
    <w:name w:val="Intense Reference"/>
    <w:basedOn w:val="DefaultParagraphFont"/>
    <w:uiPriority w:val="32"/>
    <w:qFormat/>
    <w:rsid w:val="00EC4E28"/>
    <w:rPr>
      <w:b/>
      <w:bCs/>
      <w:smallCaps/>
      <w:color w:val="0F4761" w:themeColor="accent1" w:themeShade="BF"/>
      <w:spacing w:val="5"/>
    </w:rPr>
  </w:style>
  <w:style w:type="table" w:styleId="TableGrid">
    <w:name w:val="Table Grid"/>
    <w:basedOn w:val="TableNormal"/>
    <w:uiPriority w:val="39"/>
    <w:rsid w:val="00EC4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A4E"/>
    <w:rPr>
      <w:color w:val="467886" w:themeColor="hyperlink"/>
      <w:u w:val="single"/>
    </w:rPr>
  </w:style>
  <w:style w:type="character" w:styleId="UnresolvedMention">
    <w:name w:val="Unresolved Mention"/>
    <w:basedOn w:val="DefaultParagraphFont"/>
    <w:uiPriority w:val="99"/>
    <w:semiHidden/>
    <w:unhideWhenUsed/>
    <w:rsid w:val="00DF0A4E"/>
    <w:rPr>
      <w:color w:val="605E5C"/>
      <w:shd w:val="clear" w:color="auto" w:fill="E1DFDD"/>
    </w:rPr>
  </w:style>
  <w:style w:type="paragraph" w:styleId="Header">
    <w:name w:val="header"/>
    <w:basedOn w:val="Normal"/>
    <w:link w:val="HeaderChar"/>
    <w:uiPriority w:val="99"/>
    <w:unhideWhenUsed/>
    <w:rsid w:val="00AB5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320"/>
  </w:style>
  <w:style w:type="paragraph" w:styleId="Footer">
    <w:name w:val="footer"/>
    <w:basedOn w:val="Normal"/>
    <w:link w:val="FooterChar"/>
    <w:uiPriority w:val="99"/>
    <w:unhideWhenUsed/>
    <w:rsid w:val="00AB5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320"/>
  </w:style>
  <w:style w:type="numbering" w:customStyle="1" w:styleId="NoList1">
    <w:name w:val="No List1"/>
    <w:next w:val="NoList"/>
    <w:uiPriority w:val="99"/>
    <w:semiHidden/>
    <w:unhideWhenUsed/>
    <w:rsid w:val="00DD7E78"/>
  </w:style>
  <w:style w:type="paragraph" w:customStyle="1" w:styleId="msonormal0">
    <w:name w:val="msonormal"/>
    <w:basedOn w:val="Normal"/>
    <w:rsid w:val="00DD7E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numbering" w:customStyle="1" w:styleId="NoList2">
    <w:name w:val="No List2"/>
    <w:next w:val="NoList"/>
    <w:uiPriority w:val="99"/>
    <w:semiHidden/>
    <w:unhideWhenUsed/>
    <w:rsid w:val="002D079A"/>
  </w:style>
  <w:style w:type="numbering" w:customStyle="1" w:styleId="NoList3">
    <w:name w:val="No List3"/>
    <w:next w:val="NoList"/>
    <w:uiPriority w:val="99"/>
    <w:semiHidden/>
    <w:unhideWhenUsed/>
    <w:rsid w:val="00F1006C"/>
  </w:style>
  <w:style w:type="numbering" w:customStyle="1" w:styleId="NoList4">
    <w:name w:val="No List4"/>
    <w:next w:val="NoList"/>
    <w:uiPriority w:val="99"/>
    <w:semiHidden/>
    <w:unhideWhenUsed/>
    <w:rsid w:val="0053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hyperlink" Target="https://www.electronjs.org?utm_source=chatgpt.com"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nodejs.org?utm_source=chatgpt.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hyperlink" Target="https://www.electronjs.org/?utm_source=chatgpt.com"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github.com/nspraneeth07-lang/UID_25221.git" TargetMode="External"/><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83904-3FF6-4CB1-BDF1-CBE85424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122</Pages>
  <Words>14605</Words>
  <Characters>83251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dc:creator>
  <cp:keywords/>
  <dc:description/>
  <cp:lastModifiedBy>Praneeth Nekkanti</cp:lastModifiedBy>
  <cp:revision>7</cp:revision>
  <dcterms:created xsi:type="dcterms:W3CDTF">2026-06-04T14:05:00Z</dcterms:created>
  <dcterms:modified xsi:type="dcterms:W3CDTF">2026-06-04T14:12:00Z</dcterms:modified>
</cp:coreProperties>
</file>